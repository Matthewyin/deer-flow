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3E4E" w:rsidRDefault="00DF3E4E" w:rsidP="00DF3E4E"/>
    <w:p w:rsidR="00DF3E4E" w:rsidRDefault="00DF3E4E" w:rsidP="00DF3E4E"/>
    <w:p w:rsidR="00DF3E4E" w:rsidRDefault="00DF3E4E" w:rsidP="00DF3E4E"/>
    <w:p w:rsidR="00DF3E4E" w:rsidRDefault="00DF3E4E" w:rsidP="00DF3E4E"/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826"/>
      </w:tblGrid>
      <w:tr w:rsidR="00DF3E4E" w:rsidRPr="00CD0AD9" w:rsidTr="00FB3051">
        <w:trPr>
          <w:jc w:val="right"/>
        </w:trPr>
        <w:tc>
          <w:tcPr>
            <w:tcW w:w="846" w:type="dxa"/>
            <w:vAlign w:val="center"/>
          </w:tcPr>
          <w:p w:rsidR="00DF3E4E" w:rsidRPr="00CD0AD9" w:rsidRDefault="00DF3E4E" w:rsidP="00FB3051">
            <w:pPr>
              <w:spacing w:beforeLines="50" w:before="156" w:afterLines="50" w:after="156" w:line="360" w:lineRule="auto"/>
              <w:rPr>
                <w:rFonts w:ascii="宋体" w:hAnsi="宋体"/>
                <w:szCs w:val="21"/>
              </w:rPr>
            </w:pPr>
            <w:r w:rsidRPr="00CD0AD9">
              <w:rPr>
                <w:rFonts w:ascii="宋体" w:hAnsi="宋体" w:hint="eastAsia"/>
                <w:szCs w:val="21"/>
              </w:rPr>
              <w:t>文档号</w:t>
            </w:r>
          </w:p>
        </w:tc>
        <w:tc>
          <w:tcPr>
            <w:tcW w:w="2826" w:type="dxa"/>
            <w:vAlign w:val="center"/>
          </w:tcPr>
          <w:p w:rsidR="00DF3E4E" w:rsidRPr="00CD0AD9" w:rsidRDefault="00DF3E4E" w:rsidP="00FB3051">
            <w:pPr>
              <w:spacing w:beforeLines="50" w:before="156" w:afterLines="50" w:after="156" w:line="360" w:lineRule="auto"/>
              <w:jc w:val="center"/>
              <w:rPr>
                <w:rFonts w:ascii="宋体" w:hAnsi="宋体"/>
                <w:szCs w:val="21"/>
              </w:rPr>
            </w:pPr>
          </w:p>
        </w:tc>
      </w:tr>
      <w:tr w:rsidR="00DF3E4E" w:rsidRPr="00CD0AD9" w:rsidTr="00FB3051">
        <w:trPr>
          <w:trHeight w:val="725"/>
          <w:jc w:val="right"/>
        </w:trPr>
        <w:tc>
          <w:tcPr>
            <w:tcW w:w="846" w:type="dxa"/>
            <w:vAlign w:val="center"/>
          </w:tcPr>
          <w:p w:rsidR="00DF3E4E" w:rsidRPr="00CD0AD9" w:rsidRDefault="00DF3E4E" w:rsidP="00FB3051">
            <w:pPr>
              <w:spacing w:beforeLines="50" w:before="156" w:afterLines="50" w:after="156" w:line="360" w:lineRule="auto"/>
              <w:rPr>
                <w:rFonts w:ascii="宋体" w:hAnsi="宋体"/>
                <w:szCs w:val="21"/>
              </w:rPr>
            </w:pPr>
            <w:r w:rsidRPr="00CD0AD9">
              <w:rPr>
                <w:rFonts w:ascii="宋体" w:hAnsi="宋体" w:hint="eastAsia"/>
                <w:szCs w:val="21"/>
              </w:rPr>
              <w:t>密级</w:t>
            </w:r>
          </w:p>
        </w:tc>
        <w:tc>
          <w:tcPr>
            <w:tcW w:w="2826" w:type="dxa"/>
            <w:vAlign w:val="center"/>
          </w:tcPr>
          <w:p w:rsidR="00DF3E4E" w:rsidRDefault="00DF3E4E" w:rsidP="00FB3051">
            <w:pPr>
              <w:spacing w:beforeLines="50" w:before="156" w:afterLines="50" w:after="156" w:line="360" w:lineRule="auto"/>
              <w:ind w:rightChars="75" w:right="158" w:firstLine="360"/>
              <w:jc w:val="center"/>
              <w:rPr>
                <w:rFonts w:ascii="宋体" w:hAnsi="宋体"/>
                <w:sz w:val="18"/>
                <w:szCs w:val="18"/>
              </w:rPr>
            </w:pPr>
            <w:r w:rsidRPr="00512ACA">
              <w:rPr>
                <w:rFonts w:ascii="宋体" w:hAnsi="宋体"/>
                <w:sz w:val="18"/>
                <w:szCs w:val="18"/>
              </w:rPr>
              <w:object w:dxaOrig="225" w:dyaOrig="2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34.5pt;height:12.75pt" o:ole="">
                  <v:imagedata r:id="rId7" o:title=""/>
                </v:shape>
                <w:control r:id="rId8" w:name="CheckBox311" w:shapeid="_x0000_i1033"/>
              </w:objec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</w:t>
            </w:r>
            <w:r w:rsidRPr="00512ACA">
              <w:rPr>
                <w:rFonts w:ascii="宋体" w:hAnsi="宋体"/>
                <w:sz w:val="18"/>
                <w:szCs w:val="18"/>
              </w:rPr>
              <w:object w:dxaOrig="225" w:dyaOrig="225">
                <v:shape id="_x0000_i1035" type="#_x0000_t75" style="width:34.5pt;height:12.75pt" o:ole="">
                  <v:imagedata r:id="rId9" o:title=""/>
                </v:shape>
                <w:control r:id="rId10" w:name="CheckBox31" w:shapeid="_x0000_i1035"/>
              </w:object>
            </w:r>
          </w:p>
          <w:p w:rsidR="00DF3E4E" w:rsidRPr="00CD0AD9" w:rsidRDefault="00DF3E4E" w:rsidP="00FB3051">
            <w:pPr>
              <w:spacing w:beforeLines="50" w:before="156" w:afterLines="50" w:after="156" w:line="360" w:lineRule="auto"/>
              <w:ind w:rightChars="75" w:right="158" w:firstLine="360"/>
              <w:jc w:val="center"/>
              <w:rPr>
                <w:rFonts w:ascii="宋体" w:hAnsi="宋体"/>
                <w:szCs w:val="21"/>
              </w:rPr>
            </w:pPr>
            <w:r w:rsidRPr="00512ACA">
              <w:rPr>
                <w:rFonts w:ascii="宋体" w:hAnsi="宋体"/>
                <w:sz w:val="18"/>
                <w:szCs w:val="18"/>
              </w:rPr>
              <w:object w:dxaOrig="225" w:dyaOrig="225">
                <v:shape id="_x0000_i1037" type="#_x0000_t75" style="width:40.5pt;height:12.75pt" o:ole="">
                  <v:imagedata r:id="rId11" o:title=""/>
                </v:shape>
                <w:control r:id="rId12" w:name="CheckBox211" w:shapeid="_x0000_i1037"/>
              </w:objec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r w:rsidRPr="00512ACA">
              <w:rPr>
                <w:rFonts w:ascii="宋体" w:hAnsi="宋体"/>
                <w:sz w:val="18"/>
                <w:szCs w:val="18"/>
              </w:rPr>
              <w:object w:dxaOrig="225" w:dyaOrig="225">
                <v:shape id="_x0000_i1039" type="#_x0000_t75" style="width:41.25pt;height:12.75pt" o:ole="">
                  <v:imagedata r:id="rId13" o:title=""/>
                </v:shape>
                <w:control r:id="rId14" w:name="CheckBox2111" w:shapeid="_x0000_i1039"/>
              </w:object>
            </w:r>
          </w:p>
        </w:tc>
      </w:tr>
    </w:tbl>
    <w:p w:rsidR="00DF3E4E" w:rsidRDefault="00DF3E4E" w:rsidP="00DF3E4E">
      <w:pPr>
        <w:jc w:val="right"/>
      </w:pPr>
    </w:p>
    <w:p w:rsidR="00DF3E4E" w:rsidRDefault="00DF3E4E" w:rsidP="00DF3E4E"/>
    <w:p w:rsidR="00DF3E4E" w:rsidRDefault="00DF3E4E" w:rsidP="00DF3E4E"/>
    <w:p w:rsidR="00DF3E4E" w:rsidRDefault="00DF3E4E" w:rsidP="00DF3E4E"/>
    <w:p w:rsidR="00DF3E4E" w:rsidRDefault="00DF3E4E" w:rsidP="00DF3E4E"/>
    <w:p w:rsidR="00DF3E4E" w:rsidRDefault="00DF3E4E" w:rsidP="00DF3E4E"/>
    <w:p w:rsidR="00DF3E4E" w:rsidRDefault="00DF3E4E" w:rsidP="00DF3E4E"/>
    <w:p w:rsidR="00DF3E4E" w:rsidRDefault="00DF3E4E" w:rsidP="00DF3E4E"/>
    <w:p w:rsidR="00DF3E4E" w:rsidRDefault="00DF3E4E" w:rsidP="00DF3E4E"/>
    <w:p w:rsidR="00DF3E4E" w:rsidRDefault="00DF3E4E" w:rsidP="00DF3E4E"/>
    <w:p w:rsidR="00DF3E4E" w:rsidRDefault="00DF3E4E" w:rsidP="00DF3E4E">
      <w:r w:rsidRPr="00DF3E4E">
        <w:rPr>
          <w:rFonts w:hint="eastAsia"/>
          <w:sz w:val="44"/>
          <w:szCs w:val="44"/>
        </w:rPr>
        <w:t>BOCC</w:t>
      </w:r>
      <w:r w:rsidRPr="00DF3E4E">
        <w:rPr>
          <w:rFonts w:hint="eastAsia"/>
          <w:sz w:val="44"/>
          <w:szCs w:val="44"/>
        </w:rPr>
        <w:t>申请账户添加、删除及密码重置操作手册</w:t>
      </w:r>
    </w:p>
    <w:p w:rsidR="00DF3E4E" w:rsidRDefault="00DF3E4E" w:rsidP="00DF3E4E"/>
    <w:p w:rsidR="00DF3E4E" w:rsidRDefault="00DF3E4E" w:rsidP="00DF3E4E"/>
    <w:p w:rsidR="00DF3E4E" w:rsidRDefault="00DF3E4E" w:rsidP="00DF3E4E"/>
    <w:p w:rsidR="00DF3E4E" w:rsidRDefault="00DF3E4E" w:rsidP="00DF3E4E"/>
    <w:p w:rsidR="00DF3E4E" w:rsidRDefault="00DF3E4E" w:rsidP="00DF3E4E"/>
    <w:p w:rsidR="00DF3E4E" w:rsidRDefault="00DF3E4E" w:rsidP="00DF3E4E">
      <w:pPr>
        <w:widowControl/>
        <w:jc w:val="left"/>
      </w:pPr>
    </w:p>
    <w:p w:rsidR="00DF3E4E" w:rsidRDefault="00DF3E4E" w:rsidP="00DF3E4E">
      <w:pPr>
        <w:widowControl/>
        <w:jc w:val="left"/>
      </w:pPr>
      <w:r>
        <w:br w:type="page"/>
      </w:r>
    </w:p>
    <w:p w:rsidR="00DF3E4E" w:rsidRPr="006621B3" w:rsidRDefault="00DF3E4E" w:rsidP="00DF3E4E">
      <w:pPr>
        <w:pStyle w:val="RevisionHistory"/>
        <w:spacing w:line="360" w:lineRule="auto"/>
        <w:rPr>
          <w:lang w:eastAsia="zh-CN"/>
        </w:rPr>
      </w:pPr>
      <w:r w:rsidRPr="006621B3">
        <w:rPr>
          <w:rFonts w:hint="eastAsia"/>
          <w:lang w:eastAsia="zh-CN"/>
        </w:rPr>
        <w:lastRenderedPageBreak/>
        <w:t>文档变更历史</w:t>
      </w:r>
    </w:p>
    <w:tbl>
      <w:tblPr>
        <w:tblW w:w="8364" w:type="dxa"/>
        <w:tblInd w:w="10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018"/>
        <w:gridCol w:w="1301"/>
        <w:gridCol w:w="1474"/>
        <w:gridCol w:w="3571"/>
      </w:tblGrid>
      <w:tr w:rsidR="00DF3E4E" w:rsidRPr="009E1EDC" w:rsidTr="00FB3051">
        <w:trPr>
          <w:trHeight w:val="308"/>
        </w:trPr>
        <w:tc>
          <w:tcPr>
            <w:tcW w:w="2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F3E4E" w:rsidRPr="009E1EDC" w:rsidRDefault="00DF3E4E" w:rsidP="00FB3051">
            <w:pPr>
              <w:spacing w:before="120" w:after="120" w:line="360" w:lineRule="auto"/>
              <w:jc w:val="center"/>
              <w:rPr>
                <w:rFonts w:ascii="宋体" w:hAnsi="宋体"/>
                <w:b/>
                <w:szCs w:val="21"/>
              </w:rPr>
            </w:pPr>
            <w:r w:rsidRPr="009E1EDC">
              <w:rPr>
                <w:rFonts w:ascii="宋体" w:hAnsi="宋体" w:hint="eastAsia"/>
                <w:b/>
                <w:szCs w:val="21"/>
              </w:rPr>
              <w:t>作者(或修订人)</w:t>
            </w:r>
          </w:p>
        </w:tc>
        <w:tc>
          <w:tcPr>
            <w:tcW w:w="1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F3E4E" w:rsidRPr="009E1EDC" w:rsidRDefault="00DF3E4E" w:rsidP="00FB3051">
            <w:pPr>
              <w:spacing w:before="120" w:after="120" w:line="360" w:lineRule="auto"/>
              <w:jc w:val="center"/>
              <w:rPr>
                <w:rFonts w:ascii="宋体" w:hAnsi="宋体"/>
                <w:b/>
                <w:szCs w:val="21"/>
              </w:rPr>
            </w:pPr>
            <w:r w:rsidRPr="009E1EDC">
              <w:rPr>
                <w:rFonts w:ascii="宋体" w:hAnsi="宋体" w:hint="eastAsia"/>
                <w:b/>
                <w:szCs w:val="21"/>
              </w:rPr>
              <w:t>版本号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F3E4E" w:rsidRPr="009E1EDC" w:rsidRDefault="00DF3E4E" w:rsidP="00FB3051">
            <w:pPr>
              <w:spacing w:before="120" w:after="120" w:line="360" w:lineRule="auto"/>
              <w:jc w:val="center"/>
              <w:rPr>
                <w:rFonts w:ascii="宋体" w:hAnsi="宋体"/>
                <w:b/>
                <w:szCs w:val="21"/>
              </w:rPr>
            </w:pPr>
            <w:r w:rsidRPr="009E1EDC">
              <w:rPr>
                <w:rFonts w:ascii="宋体" w:hAnsi="宋体" w:hint="eastAsia"/>
                <w:b/>
                <w:szCs w:val="21"/>
              </w:rPr>
              <w:t>日期</w:t>
            </w:r>
          </w:p>
        </w:tc>
        <w:tc>
          <w:tcPr>
            <w:tcW w:w="3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F3E4E" w:rsidRPr="009E1EDC" w:rsidRDefault="00DF3E4E" w:rsidP="00FB3051">
            <w:pPr>
              <w:spacing w:before="120" w:after="120" w:line="360" w:lineRule="auto"/>
              <w:jc w:val="center"/>
              <w:rPr>
                <w:rFonts w:ascii="宋体" w:hAnsi="宋体"/>
                <w:b/>
                <w:szCs w:val="21"/>
              </w:rPr>
            </w:pPr>
            <w:r w:rsidRPr="009E1EDC">
              <w:rPr>
                <w:rFonts w:ascii="宋体" w:hAnsi="宋体" w:hint="eastAsia"/>
                <w:b/>
                <w:szCs w:val="21"/>
              </w:rPr>
              <w:t>修改内容与原因</w:t>
            </w:r>
          </w:p>
        </w:tc>
      </w:tr>
      <w:tr w:rsidR="00DF3E4E" w:rsidRPr="009E1EDC" w:rsidTr="00FB3051">
        <w:trPr>
          <w:trHeight w:val="308"/>
        </w:trPr>
        <w:tc>
          <w:tcPr>
            <w:tcW w:w="2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F3E4E" w:rsidRPr="00D954F0" w:rsidRDefault="00DF3E4E" w:rsidP="006F57D1">
            <w:pPr>
              <w:spacing w:before="120" w:after="120" w:line="360" w:lineRule="auto"/>
              <w:jc w:val="center"/>
              <w:rPr>
                <w:rStyle w:val="a7"/>
                <w:szCs w:val="24"/>
              </w:rPr>
            </w:pPr>
            <w:proofErr w:type="gramStart"/>
            <w:r>
              <w:rPr>
                <w:rStyle w:val="a7"/>
                <w:rFonts w:hint="eastAsia"/>
                <w:szCs w:val="24"/>
              </w:rPr>
              <w:t>路宇</w:t>
            </w:r>
            <w:proofErr w:type="gramEnd"/>
          </w:p>
        </w:tc>
        <w:tc>
          <w:tcPr>
            <w:tcW w:w="1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F3E4E" w:rsidRPr="00D954F0" w:rsidRDefault="00DF3E4E" w:rsidP="00FB3051">
            <w:pPr>
              <w:spacing w:before="120" w:after="120" w:line="360" w:lineRule="auto"/>
              <w:jc w:val="center"/>
              <w:rPr>
                <w:rStyle w:val="a7"/>
                <w:szCs w:val="24"/>
              </w:rPr>
            </w:pPr>
            <w:r>
              <w:rPr>
                <w:rStyle w:val="a7"/>
                <w:rFonts w:hint="eastAsia"/>
                <w:szCs w:val="24"/>
              </w:rPr>
              <w:t>V1.0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F3E4E" w:rsidRPr="00D954F0" w:rsidRDefault="00DF3E4E" w:rsidP="00FB3051">
            <w:pPr>
              <w:spacing w:before="120" w:after="120" w:line="360" w:lineRule="auto"/>
              <w:jc w:val="center"/>
              <w:rPr>
                <w:rStyle w:val="a7"/>
                <w:szCs w:val="24"/>
              </w:rPr>
            </w:pPr>
            <w:r>
              <w:rPr>
                <w:rStyle w:val="a7"/>
                <w:szCs w:val="24"/>
              </w:rPr>
              <w:t>2020/5/21</w:t>
            </w:r>
          </w:p>
        </w:tc>
        <w:tc>
          <w:tcPr>
            <w:tcW w:w="3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F3E4E" w:rsidRPr="00D954F0" w:rsidRDefault="00DF3E4E" w:rsidP="00FB3051">
            <w:pPr>
              <w:spacing w:before="120" w:after="120" w:line="360" w:lineRule="auto"/>
              <w:rPr>
                <w:rStyle w:val="a7"/>
                <w:szCs w:val="24"/>
              </w:rPr>
            </w:pPr>
            <w:r>
              <w:rPr>
                <w:rStyle w:val="a7"/>
                <w:rFonts w:hint="eastAsia"/>
                <w:szCs w:val="24"/>
              </w:rPr>
              <w:t>根据系统变化修改操作步骤</w:t>
            </w:r>
          </w:p>
        </w:tc>
      </w:tr>
      <w:tr w:rsidR="00DF3E4E" w:rsidRPr="009E1EDC" w:rsidTr="00FB3051">
        <w:trPr>
          <w:trHeight w:val="400"/>
        </w:trPr>
        <w:tc>
          <w:tcPr>
            <w:tcW w:w="2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F3E4E" w:rsidRPr="00D954F0" w:rsidRDefault="00DF3E4E" w:rsidP="00FB3051">
            <w:pPr>
              <w:spacing w:before="120" w:after="120" w:line="360" w:lineRule="auto"/>
              <w:jc w:val="center"/>
              <w:rPr>
                <w:rStyle w:val="a7"/>
                <w:szCs w:val="24"/>
              </w:rPr>
            </w:pPr>
            <w:r>
              <w:rPr>
                <w:rStyle w:val="a7"/>
                <w:szCs w:val="24"/>
              </w:rPr>
              <w:t>闫玉喜</w:t>
            </w:r>
            <w:r>
              <w:rPr>
                <w:rStyle w:val="a7"/>
                <w:rFonts w:hint="eastAsia"/>
                <w:szCs w:val="24"/>
              </w:rPr>
              <w:t>、</w:t>
            </w:r>
            <w:r>
              <w:rPr>
                <w:rStyle w:val="a7"/>
                <w:szCs w:val="24"/>
              </w:rPr>
              <w:t>郭浩</w:t>
            </w:r>
          </w:p>
        </w:tc>
        <w:tc>
          <w:tcPr>
            <w:tcW w:w="1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F3E4E" w:rsidRPr="00D954F0" w:rsidRDefault="00DF3E4E" w:rsidP="00FB3051">
            <w:pPr>
              <w:spacing w:before="120" w:after="120" w:line="360" w:lineRule="auto"/>
              <w:jc w:val="center"/>
              <w:rPr>
                <w:rStyle w:val="a7"/>
                <w:szCs w:val="24"/>
              </w:rPr>
            </w:pPr>
            <w:r>
              <w:rPr>
                <w:rStyle w:val="a7"/>
                <w:szCs w:val="24"/>
              </w:rPr>
              <w:t>V1.1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F3E4E" w:rsidRPr="00D954F0" w:rsidRDefault="00DF3E4E" w:rsidP="00FB3051">
            <w:pPr>
              <w:spacing w:before="120" w:after="120" w:line="360" w:lineRule="auto"/>
              <w:jc w:val="center"/>
              <w:rPr>
                <w:rStyle w:val="a7"/>
                <w:szCs w:val="24"/>
              </w:rPr>
            </w:pPr>
            <w:r>
              <w:rPr>
                <w:rStyle w:val="a7"/>
                <w:szCs w:val="24"/>
              </w:rPr>
              <w:t>2020/5/22</w:t>
            </w:r>
          </w:p>
        </w:tc>
        <w:tc>
          <w:tcPr>
            <w:tcW w:w="3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F3E4E" w:rsidRPr="00D954F0" w:rsidRDefault="00DF3E4E" w:rsidP="00FB3051">
            <w:pPr>
              <w:spacing w:before="120" w:after="120" w:line="360" w:lineRule="auto"/>
              <w:rPr>
                <w:rStyle w:val="a7"/>
                <w:szCs w:val="24"/>
              </w:rPr>
            </w:pPr>
            <w:r>
              <w:rPr>
                <w:rStyle w:val="a7"/>
                <w:szCs w:val="24"/>
              </w:rPr>
              <w:t>增加账号删除操作步骤</w:t>
            </w:r>
          </w:p>
        </w:tc>
      </w:tr>
      <w:tr w:rsidR="009D6AED" w:rsidRPr="009E1EDC" w:rsidTr="00FB3051">
        <w:trPr>
          <w:trHeight w:val="400"/>
        </w:trPr>
        <w:tc>
          <w:tcPr>
            <w:tcW w:w="2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9D6AED" w:rsidRDefault="009D6AED" w:rsidP="00FB3051">
            <w:pPr>
              <w:spacing w:before="120" w:after="120" w:line="360" w:lineRule="auto"/>
              <w:jc w:val="center"/>
              <w:rPr>
                <w:rStyle w:val="a7"/>
                <w:szCs w:val="24"/>
              </w:rPr>
            </w:pPr>
            <w:r>
              <w:rPr>
                <w:rStyle w:val="a7"/>
                <w:szCs w:val="24"/>
              </w:rPr>
              <w:t>孔樊强</w:t>
            </w:r>
          </w:p>
        </w:tc>
        <w:tc>
          <w:tcPr>
            <w:tcW w:w="1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9D6AED" w:rsidRDefault="009D6AED" w:rsidP="00FB3051">
            <w:pPr>
              <w:spacing w:before="120" w:after="120" w:line="360" w:lineRule="auto"/>
              <w:jc w:val="center"/>
              <w:rPr>
                <w:rStyle w:val="a7"/>
                <w:szCs w:val="24"/>
              </w:rPr>
            </w:pPr>
            <w:r>
              <w:rPr>
                <w:rStyle w:val="a7"/>
                <w:szCs w:val="24"/>
              </w:rPr>
              <w:t>V1.2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9D6AED" w:rsidRDefault="009D6AED" w:rsidP="00FB3051">
            <w:pPr>
              <w:spacing w:before="120" w:after="120" w:line="360" w:lineRule="auto"/>
              <w:jc w:val="center"/>
              <w:rPr>
                <w:rStyle w:val="a7"/>
                <w:szCs w:val="24"/>
              </w:rPr>
            </w:pPr>
            <w:r>
              <w:rPr>
                <w:rStyle w:val="a7"/>
                <w:rFonts w:hint="eastAsia"/>
                <w:szCs w:val="24"/>
              </w:rPr>
              <w:t>2</w:t>
            </w:r>
            <w:r>
              <w:rPr>
                <w:rStyle w:val="a7"/>
                <w:szCs w:val="24"/>
              </w:rPr>
              <w:t>021/3/9</w:t>
            </w:r>
          </w:p>
        </w:tc>
        <w:tc>
          <w:tcPr>
            <w:tcW w:w="3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9D6AED" w:rsidRDefault="00F7556E" w:rsidP="00F7556E">
            <w:pPr>
              <w:spacing w:before="120" w:after="120" w:line="360" w:lineRule="auto"/>
              <w:rPr>
                <w:rStyle w:val="a7"/>
                <w:szCs w:val="24"/>
              </w:rPr>
            </w:pPr>
            <w:ins w:id="0" w:author="betadmin" w:date="2021-03-10T15:47:00Z">
              <w:r>
                <w:rPr>
                  <w:rStyle w:val="a7"/>
                  <w:szCs w:val="24"/>
                </w:rPr>
                <w:t>原</w:t>
              </w:r>
            </w:ins>
            <w:del w:id="1" w:author="betadmin" w:date="2021-03-10T15:46:00Z">
              <w:r w:rsidR="009D6AED" w:rsidDel="00F7556E">
                <w:rPr>
                  <w:rStyle w:val="a7"/>
                  <w:rFonts w:hint="eastAsia"/>
                  <w:szCs w:val="24"/>
                </w:rPr>
                <w:delText>原</w:delText>
              </w:r>
            </w:del>
            <w:r w:rsidR="009D6AED">
              <w:rPr>
                <w:rStyle w:val="a7"/>
                <w:rFonts w:hint="eastAsia"/>
                <w:szCs w:val="24"/>
              </w:rPr>
              <w:t>域控</w:t>
            </w:r>
            <w:del w:id="2" w:author="betadmin" w:date="2021-03-10T15:47:00Z">
              <w:r w:rsidR="009D6AED" w:rsidDel="00F7556E">
                <w:rPr>
                  <w:rStyle w:val="a7"/>
                  <w:rFonts w:hint="eastAsia"/>
                  <w:szCs w:val="24"/>
                </w:rPr>
                <w:delText>主机</w:delText>
              </w:r>
            </w:del>
            <w:ins w:id="3" w:author="betadmin" w:date="2021-03-10T15:47:00Z">
              <w:r>
                <w:rPr>
                  <w:rStyle w:val="a7"/>
                  <w:rFonts w:hint="eastAsia"/>
                  <w:szCs w:val="24"/>
                </w:rPr>
                <w:t>（</w:t>
              </w:r>
              <w:proofErr w:type="spellStart"/>
              <w:r>
                <w:rPr>
                  <w:rStyle w:val="a7"/>
                  <w:szCs w:val="24"/>
                </w:rPr>
                <w:t>cslrdc</w:t>
              </w:r>
              <w:proofErr w:type="spellEnd"/>
              <w:r>
                <w:rPr>
                  <w:rStyle w:val="a7"/>
                  <w:rFonts w:hint="eastAsia"/>
                  <w:szCs w:val="24"/>
                </w:rPr>
                <w:t>）</w:t>
              </w:r>
            </w:ins>
            <w:r w:rsidR="009D6AED">
              <w:rPr>
                <w:rStyle w:val="a7"/>
                <w:rFonts w:hint="eastAsia"/>
                <w:szCs w:val="24"/>
              </w:rPr>
              <w:t>计划下线，修改为新域控</w:t>
            </w:r>
            <w:del w:id="4" w:author="betadmin" w:date="2021-03-10T15:47:00Z">
              <w:r w:rsidR="009D6AED" w:rsidDel="00F7556E">
                <w:rPr>
                  <w:rStyle w:val="a7"/>
                  <w:rFonts w:hint="eastAsia"/>
                  <w:szCs w:val="24"/>
                </w:rPr>
                <w:delText>主机</w:delText>
              </w:r>
            </w:del>
            <w:ins w:id="5" w:author="betadmin" w:date="2021-03-10T15:47:00Z">
              <w:r>
                <w:rPr>
                  <w:rStyle w:val="a7"/>
                  <w:rFonts w:hint="eastAsia"/>
                  <w:szCs w:val="24"/>
                </w:rPr>
                <w:t>（g</w:t>
              </w:r>
              <w:r>
                <w:rPr>
                  <w:rStyle w:val="a7"/>
                  <w:szCs w:val="24"/>
                </w:rPr>
                <w:t>3rdc</w:t>
              </w:r>
              <w:r>
                <w:rPr>
                  <w:rStyle w:val="a7"/>
                  <w:rFonts w:hint="eastAsia"/>
                  <w:szCs w:val="24"/>
                </w:rPr>
                <w:t>）</w:t>
              </w:r>
            </w:ins>
            <w:r w:rsidR="00E96003">
              <w:rPr>
                <w:rStyle w:val="a7"/>
                <w:rFonts w:hint="eastAsia"/>
                <w:szCs w:val="24"/>
              </w:rPr>
              <w:t>，更新截图</w:t>
            </w:r>
          </w:p>
        </w:tc>
      </w:tr>
    </w:tbl>
    <w:p w:rsidR="00DF3E4E" w:rsidRPr="00381A5E" w:rsidRDefault="00DF3E4E" w:rsidP="00DF3E4E">
      <w:pPr>
        <w:spacing w:before="120" w:after="120" w:line="480" w:lineRule="auto"/>
        <w:rPr>
          <w:rFonts w:ascii="Calibri" w:hAnsi="Calibri"/>
        </w:rPr>
      </w:pPr>
    </w:p>
    <w:p w:rsidR="00DF3E4E" w:rsidRDefault="00DF3E4E" w:rsidP="00DF3E4E">
      <w:pPr>
        <w:spacing w:before="120" w:after="120" w:line="480" w:lineRule="auto"/>
        <w:rPr>
          <w:rFonts w:ascii="Calibri" w:hAnsi="Calibri"/>
        </w:rPr>
      </w:pPr>
    </w:p>
    <w:p w:rsidR="00DF3E4E" w:rsidRPr="009E1EDC" w:rsidRDefault="00DF3E4E" w:rsidP="00DF3E4E">
      <w:pPr>
        <w:pStyle w:val="RevisionHistory"/>
        <w:spacing w:line="360" w:lineRule="auto"/>
        <w:rPr>
          <w:lang w:eastAsia="zh-CN"/>
        </w:rPr>
      </w:pPr>
      <w:r w:rsidRPr="009E1EDC">
        <w:rPr>
          <w:rFonts w:hint="eastAsia"/>
          <w:lang w:eastAsia="zh-CN"/>
        </w:rPr>
        <w:t>评审记录</w:t>
      </w:r>
    </w:p>
    <w:tbl>
      <w:tblPr>
        <w:tblW w:w="8364" w:type="dxa"/>
        <w:tblInd w:w="10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018"/>
        <w:gridCol w:w="1301"/>
        <w:gridCol w:w="1474"/>
        <w:gridCol w:w="3571"/>
      </w:tblGrid>
      <w:tr w:rsidR="00DF3E4E" w:rsidRPr="009E1EDC" w:rsidTr="00FB3051">
        <w:trPr>
          <w:trHeight w:val="308"/>
        </w:trPr>
        <w:tc>
          <w:tcPr>
            <w:tcW w:w="2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F3E4E" w:rsidRPr="009E1EDC" w:rsidRDefault="00DF3E4E" w:rsidP="00FB3051">
            <w:pPr>
              <w:spacing w:before="120" w:after="120" w:line="360" w:lineRule="auto"/>
              <w:jc w:val="center"/>
              <w:rPr>
                <w:rFonts w:ascii="宋体" w:hAnsi="宋体"/>
                <w:b/>
                <w:szCs w:val="21"/>
              </w:rPr>
            </w:pPr>
            <w:r w:rsidRPr="009E1EDC">
              <w:rPr>
                <w:rFonts w:ascii="宋体" w:hAnsi="宋体" w:hint="eastAsia"/>
                <w:b/>
                <w:szCs w:val="21"/>
              </w:rPr>
              <w:t>评审方式</w:t>
            </w:r>
          </w:p>
        </w:tc>
        <w:tc>
          <w:tcPr>
            <w:tcW w:w="1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F3E4E" w:rsidRPr="009E1EDC" w:rsidRDefault="00DF3E4E" w:rsidP="00FB3051">
            <w:pPr>
              <w:spacing w:before="120" w:after="120" w:line="360" w:lineRule="auto"/>
              <w:jc w:val="center"/>
              <w:rPr>
                <w:rFonts w:ascii="宋体" w:hAnsi="宋体"/>
                <w:b/>
                <w:szCs w:val="21"/>
              </w:rPr>
            </w:pPr>
            <w:r w:rsidRPr="009E1EDC">
              <w:rPr>
                <w:rFonts w:ascii="宋体" w:hAnsi="宋体" w:hint="eastAsia"/>
                <w:b/>
                <w:szCs w:val="21"/>
              </w:rPr>
              <w:t>版本号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F3E4E" w:rsidRPr="009E1EDC" w:rsidRDefault="00DF3E4E" w:rsidP="00FB3051">
            <w:pPr>
              <w:spacing w:before="120" w:after="120" w:line="360" w:lineRule="auto"/>
              <w:jc w:val="center"/>
              <w:rPr>
                <w:rFonts w:ascii="宋体" w:hAnsi="宋体"/>
                <w:b/>
                <w:szCs w:val="21"/>
              </w:rPr>
            </w:pPr>
            <w:r w:rsidRPr="009E1EDC">
              <w:rPr>
                <w:rFonts w:ascii="宋体" w:hAnsi="宋体" w:hint="eastAsia"/>
                <w:b/>
                <w:szCs w:val="21"/>
              </w:rPr>
              <w:t>日期</w:t>
            </w:r>
          </w:p>
        </w:tc>
        <w:tc>
          <w:tcPr>
            <w:tcW w:w="3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F3E4E" w:rsidRPr="009E1EDC" w:rsidRDefault="00DF3E4E" w:rsidP="00FB3051">
            <w:pPr>
              <w:spacing w:before="120" w:after="120" w:line="360" w:lineRule="auto"/>
              <w:jc w:val="center"/>
              <w:rPr>
                <w:rFonts w:ascii="宋体" w:hAnsi="宋体"/>
                <w:b/>
                <w:szCs w:val="21"/>
              </w:rPr>
            </w:pPr>
            <w:r w:rsidRPr="009E1EDC">
              <w:rPr>
                <w:rFonts w:ascii="宋体" w:hAnsi="宋体" w:hint="eastAsia"/>
                <w:b/>
                <w:szCs w:val="21"/>
              </w:rPr>
              <w:t>评审意见</w:t>
            </w:r>
          </w:p>
        </w:tc>
      </w:tr>
      <w:tr w:rsidR="00DF3E4E" w:rsidRPr="009E1EDC" w:rsidTr="00FB3051">
        <w:trPr>
          <w:trHeight w:val="308"/>
        </w:trPr>
        <w:tc>
          <w:tcPr>
            <w:tcW w:w="2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F3E4E" w:rsidRPr="009E1EDC" w:rsidRDefault="00DF3E4E" w:rsidP="00FB3051">
            <w:pPr>
              <w:spacing w:before="120" w:after="120"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部门评审</w:t>
            </w:r>
          </w:p>
        </w:tc>
        <w:tc>
          <w:tcPr>
            <w:tcW w:w="1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F3E4E" w:rsidRPr="00D954F0" w:rsidRDefault="00DF3E4E" w:rsidP="00FB3051">
            <w:pPr>
              <w:spacing w:before="120" w:after="120" w:line="360" w:lineRule="auto"/>
              <w:jc w:val="center"/>
              <w:rPr>
                <w:rStyle w:val="a7"/>
                <w:szCs w:val="24"/>
              </w:rPr>
            </w:pPr>
            <w:r>
              <w:rPr>
                <w:rStyle w:val="a7"/>
                <w:rFonts w:hint="eastAsia"/>
                <w:szCs w:val="24"/>
              </w:rPr>
              <w:t>V1.0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F3E4E" w:rsidRPr="00D954F0" w:rsidRDefault="00DF3E4E" w:rsidP="00FB3051">
            <w:pPr>
              <w:spacing w:before="120" w:after="120" w:line="360" w:lineRule="auto"/>
              <w:jc w:val="center"/>
              <w:rPr>
                <w:rStyle w:val="a7"/>
                <w:szCs w:val="24"/>
              </w:rPr>
            </w:pPr>
            <w:r>
              <w:rPr>
                <w:rStyle w:val="a7"/>
                <w:szCs w:val="24"/>
              </w:rPr>
              <w:t>2020/5/21</w:t>
            </w:r>
          </w:p>
        </w:tc>
        <w:tc>
          <w:tcPr>
            <w:tcW w:w="3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F3E4E" w:rsidRPr="009E1EDC" w:rsidRDefault="00DF3E4E" w:rsidP="00FB3051">
            <w:pPr>
              <w:spacing w:before="120" w:after="120" w:line="36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通过</w:t>
            </w:r>
          </w:p>
        </w:tc>
      </w:tr>
      <w:tr w:rsidR="002B170B" w:rsidRPr="009E1EDC" w:rsidTr="00FB3051">
        <w:trPr>
          <w:trHeight w:val="700"/>
        </w:trPr>
        <w:tc>
          <w:tcPr>
            <w:tcW w:w="2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2B170B" w:rsidRPr="009E1EDC" w:rsidRDefault="002B170B" w:rsidP="002B170B">
            <w:pPr>
              <w:spacing w:before="120" w:after="120"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部门评审</w:t>
            </w:r>
          </w:p>
        </w:tc>
        <w:tc>
          <w:tcPr>
            <w:tcW w:w="1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2B170B" w:rsidRPr="00D954F0" w:rsidRDefault="002B170B" w:rsidP="002B170B">
            <w:pPr>
              <w:spacing w:before="120" w:after="120" w:line="360" w:lineRule="auto"/>
              <w:jc w:val="center"/>
              <w:rPr>
                <w:rStyle w:val="a7"/>
                <w:szCs w:val="24"/>
              </w:rPr>
            </w:pPr>
            <w:r>
              <w:rPr>
                <w:rStyle w:val="a7"/>
                <w:rFonts w:hint="eastAsia"/>
                <w:szCs w:val="24"/>
              </w:rPr>
              <w:t>V1.</w:t>
            </w:r>
            <w:r>
              <w:rPr>
                <w:rStyle w:val="a7"/>
                <w:szCs w:val="24"/>
              </w:rPr>
              <w:t>1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2B170B" w:rsidRPr="00D954F0" w:rsidRDefault="002B170B" w:rsidP="002B170B">
            <w:pPr>
              <w:spacing w:before="120" w:after="120" w:line="360" w:lineRule="auto"/>
              <w:jc w:val="center"/>
              <w:rPr>
                <w:rStyle w:val="a7"/>
                <w:szCs w:val="24"/>
              </w:rPr>
            </w:pPr>
            <w:r>
              <w:rPr>
                <w:rStyle w:val="a7"/>
                <w:szCs w:val="24"/>
              </w:rPr>
              <w:t>2020/5/25</w:t>
            </w:r>
          </w:p>
        </w:tc>
        <w:tc>
          <w:tcPr>
            <w:tcW w:w="3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2B170B" w:rsidRPr="009E1EDC" w:rsidRDefault="002B170B" w:rsidP="002B170B">
            <w:pPr>
              <w:spacing w:before="120" w:after="120" w:line="36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通过</w:t>
            </w:r>
          </w:p>
        </w:tc>
      </w:tr>
      <w:tr w:rsidR="00302DB7" w:rsidRPr="009E1EDC" w:rsidTr="00FB3051">
        <w:trPr>
          <w:trHeight w:val="308"/>
        </w:trPr>
        <w:tc>
          <w:tcPr>
            <w:tcW w:w="2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302DB7" w:rsidRPr="009E1EDC" w:rsidRDefault="00302DB7" w:rsidP="00302DB7">
            <w:pPr>
              <w:spacing w:before="120" w:after="120" w:line="360" w:lineRule="auto"/>
              <w:jc w:val="center"/>
              <w:rPr>
                <w:rFonts w:ascii="宋体" w:hAnsi="宋体"/>
                <w:szCs w:val="21"/>
              </w:rPr>
            </w:pPr>
            <w:ins w:id="6" w:author="宋延德" w:date="2021-03-18T17:03:00Z">
              <w:r>
                <w:rPr>
                  <w:rFonts w:ascii="宋体" w:hAnsi="宋体" w:hint="eastAsia"/>
                  <w:szCs w:val="21"/>
                </w:rPr>
                <w:t>部门评审</w:t>
              </w:r>
            </w:ins>
          </w:p>
        </w:tc>
        <w:tc>
          <w:tcPr>
            <w:tcW w:w="1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302DB7" w:rsidRPr="009E1EDC" w:rsidRDefault="00302DB7" w:rsidP="00302DB7">
            <w:pPr>
              <w:spacing w:before="120" w:after="120" w:line="360" w:lineRule="auto"/>
              <w:jc w:val="center"/>
              <w:rPr>
                <w:rFonts w:ascii="宋体" w:hAnsi="宋体"/>
                <w:szCs w:val="21"/>
              </w:rPr>
            </w:pPr>
            <w:ins w:id="7" w:author="宋延德" w:date="2021-03-18T17:03:00Z">
              <w:r>
                <w:rPr>
                  <w:rStyle w:val="a7"/>
                  <w:szCs w:val="24"/>
                </w:rPr>
                <w:t>V1.2</w:t>
              </w:r>
            </w:ins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302DB7" w:rsidRPr="009E1EDC" w:rsidRDefault="00302DB7" w:rsidP="00DA341A">
            <w:pPr>
              <w:spacing w:before="120" w:after="120" w:line="360" w:lineRule="auto"/>
              <w:jc w:val="center"/>
              <w:rPr>
                <w:rFonts w:ascii="宋体" w:hAnsi="宋体"/>
                <w:szCs w:val="21"/>
              </w:rPr>
              <w:pPrChange w:id="8" w:author="宋延德" w:date="2021-03-18T17:33:00Z">
                <w:pPr>
                  <w:spacing w:before="120" w:after="120" w:line="360" w:lineRule="auto"/>
                  <w:jc w:val="center"/>
                </w:pPr>
              </w:pPrChange>
            </w:pPr>
            <w:ins w:id="9" w:author="宋延德" w:date="2021-03-18T17:03:00Z">
              <w:r>
                <w:rPr>
                  <w:rStyle w:val="a7"/>
                  <w:rFonts w:hint="eastAsia"/>
                  <w:szCs w:val="24"/>
                </w:rPr>
                <w:t>2</w:t>
              </w:r>
              <w:r>
                <w:rPr>
                  <w:rStyle w:val="a7"/>
                  <w:szCs w:val="24"/>
                </w:rPr>
                <w:t>021/3/1</w:t>
              </w:r>
            </w:ins>
            <w:ins w:id="10" w:author="宋延德" w:date="2021-03-18T17:33:00Z">
              <w:r w:rsidR="00DA341A">
                <w:rPr>
                  <w:rStyle w:val="a7"/>
                  <w:szCs w:val="24"/>
                </w:rPr>
                <w:t>8</w:t>
              </w:r>
            </w:ins>
          </w:p>
        </w:tc>
        <w:tc>
          <w:tcPr>
            <w:tcW w:w="3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302DB7" w:rsidRPr="009E1EDC" w:rsidRDefault="00302DB7" w:rsidP="00302DB7">
            <w:pPr>
              <w:spacing w:before="120" w:after="120" w:line="360" w:lineRule="auto"/>
              <w:rPr>
                <w:rFonts w:ascii="宋体" w:hAnsi="宋体"/>
                <w:szCs w:val="21"/>
              </w:rPr>
            </w:pPr>
            <w:ins w:id="11" w:author="宋延德" w:date="2021-03-18T17:03:00Z">
              <w:r>
                <w:rPr>
                  <w:rFonts w:ascii="宋体" w:hAnsi="宋体" w:hint="eastAsia"/>
                  <w:szCs w:val="21"/>
                </w:rPr>
                <w:t>通过</w:t>
              </w:r>
            </w:ins>
            <w:bookmarkStart w:id="12" w:name="_GoBack"/>
            <w:bookmarkEnd w:id="12"/>
          </w:p>
        </w:tc>
      </w:tr>
    </w:tbl>
    <w:p w:rsidR="00DF3E4E" w:rsidRPr="00B20E33" w:rsidRDefault="00DF3E4E" w:rsidP="00DF3E4E">
      <w:pPr>
        <w:spacing w:line="360" w:lineRule="auto"/>
      </w:pPr>
      <w:r>
        <w:t xml:space="preserve"> </w:t>
      </w:r>
    </w:p>
    <w:p w:rsidR="00DF3E4E" w:rsidRDefault="00DF3E4E">
      <w:pPr>
        <w:widowControl/>
        <w:jc w:val="left"/>
      </w:pPr>
      <w:r>
        <w:br w:type="page"/>
      </w:r>
    </w:p>
    <w:p w:rsidR="00107165" w:rsidRPr="005E026A" w:rsidRDefault="00107165" w:rsidP="006F57D1">
      <w:pPr>
        <w:pStyle w:val="1"/>
      </w:pPr>
      <w:r w:rsidRPr="005E026A">
        <w:rPr>
          <w:rFonts w:hint="eastAsia"/>
        </w:rPr>
        <w:lastRenderedPageBreak/>
        <w:t>一、账户添加</w:t>
      </w:r>
    </w:p>
    <w:p w:rsidR="00107165" w:rsidRDefault="00107165" w:rsidP="006F57D1">
      <w:pPr>
        <w:ind w:firstLine="420"/>
      </w:pPr>
      <w:r>
        <w:rPr>
          <w:rFonts w:hint="eastAsia"/>
        </w:rPr>
        <w:t>1.</w:t>
      </w:r>
      <w:r>
        <w:rPr>
          <w:rFonts w:hint="eastAsia"/>
        </w:rPr>
        <w:t>首先登录</w:t>
      </w:r>
      <w:r w:rsidR="009D6AED" w:rsidRPr="009D6AED">
        <w:t xml:space="preserve"> G3RDC01</w:t>
      </w:r>
      <w:r w:rsidR="002F1077">
        <w:rPr>
          <w:rFonts w:hint="eastAsia"/>
        </w:rPr>
        <w:t>（</w:t>
      </w:r>
      <w:r w:rsidR="002F1077">
        <w:rPr>
          <w:rFonts w:hint="eastAsia"/>
        </w:rPr>
        <w:t>4</w:t>
      </w:r>
      <w:r w:rsidR="002F1077">
        <w:t>.190.89.1</w:t>
      </w:r>
      <w:r w:rsidR="002F1077">
        <w:rPr>
          <w:rFonts w:hint="eastAsia"/>
        </w:rPr>
        <w:t>）</w:t>
      </w:r>
      <w:r>
        <w:rPr>
          <w:rFonts w:hint="eastAsia"/>
        </w:rPr>
        <w:t>服务器</w:t>
      </w:r>
      <w:ins w:id="13" w:author="betadmin" w:date="2021-03-10T15:42:00Z">
        <w:r w:rsidR="004534D3">
          <w:rPr>
            <w:rFonts w:hint="eastAsia"/>
          </w:rPr>
          <w:t>（</w:t>
        </w:r>
      </w:ins>
      <w:ins w:id="14" w:author="betadmin" w:date="2021-03-10T15:43:00Z">
        <w:r w:rsidR="00A157A2">
          <w:rPr>
            <w:rFonts w:hint="eastAsia"/>
          </w:rPr>
          <w:t>远程连接时</w:t>
        </w:r>
      </w:ins>
      <w:ins w:id="15" w:author="betadmin" w:date="2021-03-10T15:42:00Z">
        <w:r w:rsidR="004534D3">
          <w:rPr>
            <w:rFonts w:hint="eastAsia"/>
          </w:rPr>
          <w:t>请使用</w:t>
        </w:r>
        <w:proofErr w:type="spellStart"/>
        <w:r w:rsidR="004534D3">
          <w:rPr>
            <w:rFonts w:hint="eastAsia"/>
          </w:rPr>
          <w:t>ip</w:t>
        </w:r>
        <w:proofErr w:type="spellEnd"/>
        <w:r w:rsidR="004534D3">
          <w:rPr>
            <w:rFonts w:hint="eastAsia"/>
          </w:rPr>
          <w:t>地址）</w:t>
        </w:r>
      </w:ins>
      <w:r>
        <w:rPr>
          <w:rFonts w:hint="eastAsia"/>
        </w:rPr>
        <w:t>，打开开始菜单，选择</w:t>
      </w:r>
      <w:r w:rsidR="002F1077">
        <w:rPr>
          <w:rFonts w:hint="eastAsia"/>
        </w:rPr>
        <w:t>Windows</w:t>
      </w:r>
      <w:r w:rsidR="002F1077">
        <w:rPr>
          <w:rFonts w:hint="eastAsia"/>
        </w:rPr>
        <w:t>管理工具</w:t>
      </w:r>
      <w:r w:rsidR="002F1077">
        <w:rPr>
          <w:rFonts w:asciiTheme="minorEastAsia" w:hAnsiTheme="minorEastAsia" w:hint="eastAsia"/>
        </w:rPr>
        <w:t>→</w:t>
      </w:r>
      <w:r w:rsidR="002F1077">
        <w:rPr>
          <w:rFonts w:hint="eastAsia"/>
        </w:rPr>
        <w:t>Active</w:t>
      </w:r>
      <w:r w:rsidR="002F1077">
        <w:t xml:space="preserve"> Directory</w:t>
      </w:r>
      <w:r w:rsidR="002F1077">
        <w:t>用户和计算机</w:t>
      </w:r>
      <w:r>
        <w:rPr>
          <w:rFonts w:hint="eastAsia"/>
        </w:rPr>
        <w:t>。如下图：</w:t>
      </w:r>
    </w:p>
    <w:p w:rsidR="00107165" w:rsidRDefault="002F1077" w:rsidP="00F82ACA">
      <w:r>
        <w:rPr>
          <w:noProof/>
        </w:rPr>
        <w:drawing>
          <wp:inline distT="0" distB="0" distL="0" distR="0" wp14:anchorId="56DF1431" wp14:editId="47169329">
            <wp:extent cx="5267325" cy="464820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165" w:rsidRDefault="00107165" w:rsidP="006F57D1">
      <w:pPr>
        <w:ind w:firstLine="420"/>
      </w:pPr>
      <w:r>
        <w:rPr>
          <w:rFonts w:hint="eastAsia"/>
        </w:rPr>
        <w:t>2.</w:t>
      </w:r>
      <w:r>
        <w:rPr>
          <w:rFonts w:hint="eastAsia"/>
        </w:rPr>
        <w:t>打开软件后，选择</w:t>
      </w:r>
      <w:r w:rsidR="006F57D1">
        <w:rPr>
          <w:rFonts w:hint="eastAsia"/>
        </w:rPr>
        <w:t>csl.com</w:t>
      </w:r>
      <w:r w:rsidR="006F57D1">
        <w:rPr>
          <w:rFonts w:ascii="宋体" w:eastAsia="宋体" w:hAnsi="宋体" w:hint="eastAsia"/>
          <w:kern w:val="0"/>
        </w:rPr>
        <w:t>→</w:t>
      </w:r>
      <w:r w:rsidR="002F1077">
        <w:rPr>
          <w:kern w:val="0"/>
        </w:rPr>
        <w:t>CSLO</w:t>
      </w:r>
      <w:r w:rsidR="00E96003">
        <w:rPr>
          <w:rFonts w:ascii="宋体" w:eastAsia="宋体" w:hAnsi="宋体" w:hint="eastAsia"/>
          <w:kern w:val="0"/>
        </w:rPr>
        <w:t>→</w:t>
      </w:r>
      <w:r w:rsidR="00E96003">
        <w:rPr>
          <w:kern w:val="0"/>
        </w:rPr>
        <w:t>account</w:t>
      </w:r>
      <w:r>
        <w:rPr>
          <w:rFonts w:hint="eastAsia"/>
        </w:rPr>
        <w:t>：</w:t>
      </w:r>
    </w:p>
    <w:p w:rsidR="00E96003" w:rsidRDefault="00E96003" w:rsidP="00F82ACA">
      <w:r>
        <w:rPr>
          <w:rFonts w:hint="eastAsia"/>
          <w:noProof/>
        </w:rPr>
        <w:lastRenderedPageBreak/>
        <w:drawing>
          <wp:inline distT="0" distB="0" distL="0" distR="0" wp14:anchorId="4818734C" wp14:editId="6D0BF78F">
            <wp:extent cx="5267325" cy="529590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165" w:rsidRDefault="00107165" w:rsidP="006F57D1">
      <w:pPr>
        <w:ind w:firstLine="420"/>
      </w:pPr>
      <w:r>
        <w:rPr>
          <w:rFonts w:hint="eastAsia"/>
        </w:rPr>
        <w:t>3.</w:t>
      </w:r>
      <w:r w:rsidR="00E96003">
        <w:rPr>
          <w:rFonts w:hint="eastAsia"/>
        </w:rPr>
        <w:t>复制</w:t>
      </w:r>
      <w:r>
        <w:rPr>
          <w:rFonts w:hint="eastAsia"/>
        </w:rPr>
        <w:t>一个于申请账户同样权限的已存在账户，在弹出的对话框内填写所需信息。</w:t>
      </w:r>
    </w:p>
    <w:p w:rsidR="00E96003" w:rsidRDefault="00E96003" w:rsidP="00F82ACA">
      <w:r>
        <w:rPr>
          <w:rFonts w:hint="eastAsia"/>
          <w:noProof/>
        </w:rPr>
        <w:drawing>
          <wp:inline distT="0" distB="0" distL="0" distR="0" wp14:anchorId="326C06CA" wp14:editId="754D35C4">
            <wp:extent cx="5267325" cy="517207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26A" w:rsidRDefault="00107165" w:rsidP="006F57D1">
      <w:pPr>
        <w:ind w:firstLine="420"/>
      </w:pPr>
      <w:r>
        <w:rPr>
          <w:rFonts w:hint="eastAsia"/>
        </w:rPr>
        <w:t>4.</w:t>
      </w:r>
      <w:r>
        <w:rPr>
          <w:rFonts w:hint="eastAsia"/>
        </w:rPr>
        <w:t>填写</w:t>
      </w:r>
      <w:r w:rsidR="00E96003">
        <w:rPr>
          <w:rFonts w:hint="eastAsia"/>
        </w:rPr>
        <w:t>姓</w:t>
      </w:r>
      <w:r>
        <w:rPr>
          <w:rFonts w:hint="eastAsia"/>
        </w:rPr>
        <w:t>和</w:t>
      </w:r>
      <w:r w:rsidR="00E96003">
        <w:rPr>
          <w:rFonts w:hint="eastAsia"/>
        </w:rPr>
        <w:t>名</w:t>
      </w:r>
      <w:r>
        <w:rPr>
          <w:rFonts w:hint="eastAsia"/>
        </w:rPr>
        <w:t>；</w:t>
      </w:r>
      <w:r w:rsidR="00E96003">
        <w:rPr>
          <w:rFonts w:hint="eastAsia"/>
        </w:rPr>
        <w:t>姓名</w:t>
      </w:r>
      <w:r>
        <w:rPr>
          <w:rFonts w:hint="eastAsia"/>
        </w:rPr>
        <w:t>会自动填写。</w:t>
      </w:r>
      <w:r w:rsidR="00E96003">
        <w:rPr>
          <w:rFonts w:hint="eastAsia"/>
        </w:rPr>
        <w:t>用户登录名</w:t>
      </w:r>
      <w:r>
        <w:rPr>
          <w:rFonts w:hint="eastAsia"/>
        </w:rPr>
        <w:t>填写申请单所提供的员工编号。</w:t>
      </w:r>
      <w:r w:rsidR="005E026A">
        <w:rPr>
          <w:rFonts w:hint="eastAsia"/>
        </w:rPr>
        <w:t>然后</w:t>
      </w:r>
      <w:r w:rsidR="00E96003">
        <w:rPr>
          <w:rFonts w:hint="eastAsia"/>
        </w:rPr>
        <w:t>下一步</w:t>
      </w:r>
      <w:r w:rsidR="005E026A">
        <w:rPr>
          <w:rFonts w:hint="eastAsia"/>
        </w:rPr>
        <w:t>直至完成账户添加。</w:t>
      </w:r>
    </w:p>
    <w:p w:rsidR="00E96003" w:rsidRDefault="00E96003" w:rsidP="00F82ACA">
      <w:r>
        <w:rPr>
          <w:noProof/>
        </w:rPr>
        <w:drawing>
          <wp:inline distT="0" distB="0" distL="0" distR="0" wp14:anchorId="4EB4161E" wp14:editId="6DC160A0">
            <wp:extent cx="4905375" cy="4629150"/>
            <wp:effectExtent l="0" t="0" r="952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347" w:rsidRDefault="00F57347" w:rsidP="006F57D1">
      <w:pPr>
        <w:ind w:firstLine="420"/>
      </w:pPr>
      <w:proofErr w:type="gramStart"/>
      <w:r>
        <w:rPr>
          <w:rFonts w:hint="eastAsia"/>
        </w:rPr>
        <w:t>并勾选第一个</w:t>
      </w:r>
      <w:proofErr w:type="gramEnd"/>
      <w:r>
        <w:rPr>
          <w:rFonts w:hint="eastAsia"/>
        </w:rPr>
        <w:t>选项（提示用户首次登陆账户时需要更改密码）</w:t>
      </w:r>
    </w:p>
    <w:p w:rsidR="00E96003" w:rsidRDefault="00E96003" w:rsidP="00F82ACA">
      <w:r>
        <w:rPr>
          <w:noProof/>
        </w:rPr>
        <w:drawing>
          <wp:inline distT="0" distB="0" distL="0" distR="0" wp14:anchorId="13DDAFCD" wp14:editId="3AAE0A7D">
            <wp:extent cx="4848225" cy="4629150"/>
            <wp:effectExtent l="0" t="0" r="952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347" w:rsidRDefault="00F57347" w:rsidP="006F57D1">
      <w:pPr>
        <w:ind w:firstLine="420"/>
      </w:pPr>
      <w:r>
        <w:rPr>
          <w:rFonts w:hint="eastAsia"/>
        </w:rPr>
        <w:t>添加账户完成后点击相应账户右键属性并修改</w:t>
      </w:r>
      <w:r w:rsidR="006F57D1">
        <w:rPr>
          <w:rFonts w:hint="eastAsia"/>
        </w:rPr>
        <w:t>描述</w:t>
      </w:r>
      <w:r>
        <w:rPr>
          <w:rFonts w:hint="eastAsia"/>
        </w:rPr>
        <w:t>的对应权限。</w:t>
      </w:r>
    </w:p>
    <w:p w:rsidR="00E96003" w:rsidRDefault="00E96003" w:rsidP="00F82ACA">
      <w:r>
        <w:rPr>
          <w:rFonts w:hint="eastAsia"/>
          <w:noProof/>
        </w:rPr>
        <w:drawing>
          <wp:inline distT="0" distB="0" distL="0" distR="0" wp14:anchorId="0159AFA4" wp14:editId="68B3D5A2">
            <wp:extent cx="5267325" cy="3400425"/>
            <wp:effectExtent l="0" t="0" r="952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7347" w:rsidRDefault="00F57347" w:rsidP="00F82ACA"/>
    <w:p w:rsidR="00E96003" w:rsidRDefault="00E96003" w:rsidP="00F82ACA">
      <w:r>
        <w:rPr>
          <w:rFonts w:hint="eastAsia"/>
          <w:noProof/>
        </w:rPr>
        <w:drawing>
          <wp:inline distT="0" distB="0" distL="0" distR="0" wp14:anchorId="04B6BE21" wp14:editId="71A89CA0">
            <wp:extent cx="4543425" cy="629602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629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26A" w:rsidRPr="006F57D1" w:rsidRDefault="005E026A" w:rsidP="006F57D1">
      <w:pPr>
        <w:pStyle w:val="1"/>
      </w:pPr>
      <w:r w:rsidRPr="006F57D1">
        <w:rPr>
          <w:rFonts w:hint="eastAsia"/>
        </w:rPr>
        <w:t>二、账户密码重置</w:t>
      </w:r>
    </w:p>
    <w:p w:rsidR="005E026A" w:rsidDel="006F57D1" w:rsidRDefault="005E026A">
      <w:pPr>
        <w:ind w:firstLine="420"/>
        <w:rPr>
          <w:del w:id="16" w:author="betadmin" w:date="2021-03-10T15:38:00Z"/>
        </w:rPr>
        <w:pPrChange w:id="17" w:author="betadmin" w:date="2021-03-10T15:36:00Z">
          <w:pPr/>
        </w:pPrChange>
      </w:pPr>
      <w:r>
        <w:rPr>
          <w:rFonts w:hint="eastAsia"/>
        </w:rPr>
        <w:t>1.</w:t>
      </w:r>
      <w:r>
        <w:rPr>
          <w:rFonts w:hint="eastAsia"/>
        </w:rPr>
        <w:t>选择要修改的账户，右键选择</w:t>
      </w:r>
      <w:del w:id="18" w:author="betadmin" w:date="2021-03-10T15:38:00Z">
        <w:r w:rsidDel="006F57D1">
          <w:rPr>
            <w:rFonts w:hint="eastAsia"/>
          </w:rPr>
          <w:delText>Reset Password</w:delText>
        </w:r>
      </w:del>
      <w:ins w:id="19" w:author="betadmin" w:date="2021-03-10T15:38:00Z">
        <w:r w:rsidR="006F57D1">
          <w:rPr>
            <w:rFonts w:hint="eastAsia"/>
          </w:rPr>
          <w:t>重置密码</w:t>
        </w:r>
      </w:ins>
      <w:r>
        <w:rPr>
          <w:rFonts w:hint="eastAsia"/>
        </w:rPr>
        <w:t>；在弹出的对话框内填写默认密码，</w:t>
      </w:r>
      <w:proofErr w:type="gramStart"/>
      <w:r>
        <w:rPr>
          <w:rFonts w:hint="eastAsia"/>
        </w:rPr>
        <w:t>并勾选第一个</w:t>
      </w:r>
      <w:proofErr w:type="gramEnd"/>
      <w:r>
        <w:rPr>
          <w:rFonts w:hint="eastAsia"/>
        </w:rPr>
        <w:t>选项（提示用户首次登陆账户时需要更改密码），填写完成后，点击</w:t>
      </w:r>
      <w:r>
        <w:rPr>
          <w:rFonts w:hint="eastAsia"/>
        </w:rPr>
        <w:t>OK</w:t>
      </w:r>
      <w:r>
        <w:rPr>
          <w:rFonts w:hint="eastAsia"/>
        </w:rPr>
        <w:t>即可完成密码重置操作。</w:t>
      </w:r>
    </w:p>
    <w:p w:rsidR="005E026A" w:rsidRDefault="005E026A">
      <w:pPr>
        <w:ind w:firstLine="420"/>
        <w:pPrChange w:id="20" w:author="betadmin" w:date="2021-03-10T15:38:00Z">
          <w:pPr/>
        </w:pPrChange>
      </w:pPr>
    </w:p>
    <w:p w:rsidR="005E026A" w:rsidRDefault="00107165" w:rsidP="00F82ACA">
      <w:del w:id="21" w:author="betadmin" w:date="2021-03-10T15:37:00Z">
        <w:r w:rsidDel="006F57D1">
          <w:rPr>
            <w:noProof/>
          </w:rPr>
          <w:drawing>
            <wp:inline distT="0" distB="0" distL="0" distR="0">
              <wp:extent cx="5274310" cy="2888615"/>
              <wp:effectExtent l="19050" t="0" r="2540" b="0"/>
              <wp:docPr id="5" name="图片 4" descr="rdcp01_005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rdcp01_005.jpg"/>
                      <pic:cNvPicPr/>
                    </pic:nvPicPr>
                    <pic:blipFill>
                      <a:blip r:embed="rId2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4310" cy="28886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22" w:author="betadmin" w:date="2021-03-10T15:38:00Z">
        <w:r w:rsidR="006F57D1">
          <w:rPr>
            <w:noProof/>
          </w:rPr>
          <w:drawing>
            <wp:inline distT="0" distB="0" distL="0" distR="0">
              <wp:extent cx="5267325" cy="3248025"/>
              <wp:effectExtent l="0" t="0" r="9525" b="9525"/>
              <wp:docPr id="22" name="图片 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2"/>
                      <pic:cNvPicPr>
                        <a:picLocks noChangeAspect="1" noChangeArrowheads="1"/>
                      </pic:cNvPicPr>
                    </pic:nvPicPr>
                    <pic:blipFill>
                      <a:blip r:embed="rId2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267325" cy="3248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5E026A" w:rsidRDefault="006F57D1" w:rsidP="00F82ACA">
      <w:ins w:id="23" w:author="betadmin" w:date="2021-03-10T15:39:00Z">
        <w:r>
          <w:rPr>
            <w:noProof/>
          </w:rPr>
          <w:drawing>
            <wp:inline distT="0" distB="0" distL="0" distR="0">
              <wp:extent cx="4314825" cy="3181350"/>
              <wp:effectExtent l="0" t="0" r="9525" b="0"/>
              <wp:docPr id="23" name="图片 2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3"/>
                      <pic:cNvPicPr>
                        <a:picLocks noChangeAspect="1" noChangeArrowheads="1"/>
                      </pic:cNvPicPr>
                    </pic:nvPicPr>
                    <pic:blipFill>
                      <a:blip r:embed="rId2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314825" cy="3181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107165" w:rsidDel="006F57D1" w:rsidRDefault="005E026A">
      <w:pPr>
        <w:pStyle w:val="1"/>
        <w:rPr>
          <w:del w:id="24" w:author="betadmin" w:date="2021-03-10T15:39:00Z"/>
        </w:rPr>
        <w:pPrChange w:id="25" w:author="betadmin" w:date="2021-03-10T15:40:00Z">
          <w:pPr/>
        </w:pPrChange>
      </w:pPr>
      <w:del w:id="26" w:author="betadmin" w:date="2021-03-10T15:39:00Z">
        <w:r w:rsidDel="006F57D1">
          <w:rPr>
            <w:noProof/>
            <w:rPrChange w:id="27" w:author="Unknown">
              <w:rPr>
                <w:noProof/>
              </w:rPr>
            </w:rPrChange>
          </w:rPr>
          <w:drawing>
            <wp:inline distT="0" distB="0" distL="0" distR="0">
              <wp:extent cx="3648075" cy="2400300"/>
              <wp:effectExtent l="19050" t="0" r="9525" b="0"/>
              <wp:docPr id="7" name="图片 6" descr="rdcp01_006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rdcp01_006.jpg"/>
                      <pic:cNvPicPr/>
                    </pic:nvPicPr>
                    <pic:blipFill>
                      <a:blip r:embed="rId25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48075" cy="24003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:rsidR="00F91CB3" w:rsidDel="006F57D1" w:rsidRDefault="00F91CB3">
      <w:pPr>
        <w:pStyle w:val="1"/>
        <w:rPr>
          <w:del w:id="28" w:author="betadmin" w:date="2021-03-10T15:39:00Z"/>
        </w:rPr>
        <w:pPrChange w:id="29" w:author="betadmin" w:date="2021-03-10T15:40:00Z">
          <w:pPr/>
        </w:pPrChange>
      </w:pPr>
    </w:p>
    <w:p w:rsidR="00F91CB3" w:rsidDel="006F57D1" w:rsidRDefault="00F91CB3">
      <w:pPr>
        <w:pStyle w:val="1"/>
        <w:rPr>
          <w:del w:id="30" w:author="betadmin" w:date="2021-03-10T15:39:00Z"/>
        </w:rPr>
        <w:pPrChange w:id="31" w:author="betadmin" w:date="2021-03-10T15:40:00Z">
          <w:pPr/>
        </w:pPrChange>
      </w:pPr>
      <w:del w:id="32" w:author="betadmin" w:date="2021-03-10T15:39:00Z">
        <w:r w:rsidDel="006F57D1">
          <w:rPr>
            <w:rFonts w:hint="eastAsia"/>
          </w:rPr>
          <w:delText>从</w:delText>
        </w:r>
        <w:r w:rsidDel="006F57D1">
          <w:rPr>
            <w:rFonts w:hint="eastAsia"/>
          </w:rPr>
          <w:delText>2020</w:delText>
        </w:r>
        <w:r w:rsidDel="006F57D1">
          <w:rPr>
            <w:rFonts w:hint="eastAsia"/>
          </w:rPr>
          <w:delText>年</w:delText>
        </w:r>
        <w:r w:rsidDel="006F57D1">
          <w:rPr>
            <w:rFonts w:hint="eastAsia"/>
          </w:rPr>
          <w:delText>5</w:delText>
        </w:r>
        <w:r w:rsidDel="006F57D1">
          <w:rPr>
            <w:rFonts w:hint="eastAsia"/>
          </w:rPr>
          <w:delText>月开始，由于</w:delText>
        </w:r>
        <w:r w:rsidDel="006F57D1">
          <w:rPr>
            <w:rFonts w:hint="eastAsia"/>
          </w:rPr>
          <w:delText>G3</w:delText>
        </w:r>
        <w:r w:rsidDel="006F57D1">
          <w:rPr>
            <w:rFonts w:hint="eastAsia"/>
          </w:rPr>
          <w:delText>项目需要推送相关的组策略配置，所以用户都被移到了</w:delText>
        </w:r>
        <w:r w:rsidDel="006F57D1">
          <w:rPr>
            <w:rFonts w:hint="eastAsia"/>
          </w:rPr>
          <w:delText>chrom-user</w:delText>
        </w:r>
        <w:r w:rsidDel="006F57D1">
          <w:rPr>
            <w:rFonts w:hint="eastAsia"/>
          </w:rPr>
          <w:delText>的</w:delText>
        </w:r>
        <w:r w:rsidDel="006F57D1">
          <w:rPr>
            <w:rFonts w:hint="eastAsia"/>
          </w:rPr>
          <w:delText>OU</w:delText>
        </w:r>
        <w:r w:rsidDel="006F57D1">
          <w:rPr>
            <w:rFonts w:hint="eastAsia"/>
          </w:rPr>
          <w:delText>中，今后创建和删除用户，都统一在这个</w:delText>
        </w:r>
        <w:r w:rsidDel="006F57D1">
          <w:rPr>
            <w:rFonts w:hint="eastAsia"/>
          </w:rPr>
          <w:delText>OU</w:delText>
        </w:r>
        <w:r w:rsidDel="006F57D1">
          <w:rPr>
            <w:rFonts w:hint="eastAsia"/>
          </w:rPr>
          <w:delText>下操作。</w:delText>
        </w:r>
      </w:del>
    </w:p>
    <w:p w:rsidR="00F91CB3" w:rsidDel="006F57D1" w:rsidRDefault="00F91CB3">
      <w:pPr>
        <w:pStyle w:val="1"/>
        <w:rPr>
          <w:del w:id="33" w:author="betadmin" w:date="2021-03-10T15:40:00Z"/>
        </w:rPr>
        <w:pPrChange w:id="34" w:author="betadmin" w:date="2021-03-10T15:40:00Z">
          <w:pPr/>
        </w:pPrChange>
      </w:pPr>
      <w:del w:id="35" w:author="betadmin" w:date="2021-03-10T15:40:00Z">
        <w:r w:rsidDel="006F57D1">
          <w:rPr>
            <w:noProof/>
            <w:rPrChange w:id="36" w:author="Unknown">
              <w:rPr>
                <w:noProof/>
              </w:rPr>
            </w:rPrChange>
          </w:rPr>
          <w:drawing>
            <wp:inline distT="0" distB="0" distL="0" distR="0">
              <wp:extent cx="5274310" cy="3688354"/>
              <wp:effectExtent l="0" t="0" r="0" b="0"/>
              <wp:docPr id="11" name="图片 11" descr="C:\Users\luyu.CSLJC\Desktop\users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luyu.CSLJC\Desktop\users.png"/>
                      <pic:cNvPicPr>
                        <a:picLocks noChangeAspect="1" noChangeArrowheads="1"/>
                      </pic:cNvPicPr>
                    </pic:nvPicPr>
                    <pic:blipFill>
                      <a:blip r:embed="rId2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274310" cy="36883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:rsidR="00EA43C9" w:rsidDel="006F57D1" w:rsidRDefault="00EA43C9">
      <w:pPr>
        <w:pStyle w:val="1"/>
        <w:rPr>
          <w:del w:id="37" w:author="betadmin" w:date="2021-03-10T15:40:00Z"/>
        </w:rPr>
        <w:pPrChange w:id="38" w:author="betadmin" w:date="2021-03-10T15:40:00Z">
          <w:pPr/>
        </w:pPrChange>
      </w:pPr>
    </w:p>
    <w:p w:rsidR="00EA43C9" w:rsidRPr="006F57D1" w:rsidRDefault="00EA43C9">
      <w:pPr>
        <w:pStyle w:val="1"/>
        <w:rPr>
          <w:rPrChange w:id="39" w:author="betadmin" w:date="2021-03-10T15:40:00Z">
            <w:rPr>
              <w:sz w:val="30"/>
              <w:szCs w:val="30"/>
            </w:rPr>
          </w:rPrChange>
        </w:rPr>
        <w:pPrChange w:id="40" w:author="betadmin" w:date="2021-03-10T15:40:00Z">
          <w:pPr/>
        </w:pPrChange>
      </w:pPr>
      <w:r w:rsidRPr="006F57D1">
        <w:rPr>
          <w:rFonts w:hint="eastAsia"/>
          <w:rPrChange w:id="41" w:author="betadmin" w:date="2021-03-10T15:40:00Z">
            <w:rPr>
              <w:rFonts w:hint="eastAsia"/>
              <w:sz w:val="30"/>
              <w:szCs w:val="30"/>
            </w:rPr>
          </w:rPrChange>
        </w:rPr>
        <w:t>三、删除账户</w:t>
      </w:r>
    </w:p>
    <w:p w:rsidR="00EA43C9" w:rsidRDefault="00EA43C9">
      <w:pPr>
        <w:ind w:firstLine="420"/>
        <w:pPrChange w:id="42" w:author="betadmin" w:date="2021-03-10T15:40:00Z">
          <w:pPr/>
        </w:pPrChange>
      </w:pPr>
      <w:r>
        <w:t>1</w:t>
      </w:r>
      <w:r>
        <w:rPr>
          <w:rFonts w:hint="eastAsia"/>
        </w:rPr>
        <w:t>、在</w:t>
      </w:r>
      <w:ins w:id="43" w:author="betadmin" w:date="2021-03-10T15:40:00Z">
        <w:r w:rsidR="006F57D1">
          <w:rPr>
            <w:rFonts w:hint="eastAsia"/>
          </w:rPr>
          <w:t>csl.com</w:t>
        </w:r>
        <w:r w:rsidR="006F57D1">
          <w:rPr>
            <w:rFonts w:ascii="宋体" w:eastAsia="宋体" w:hAnsi="宋体" w:hint="eastAsia"/>
            <w:kern w:val="0"/>
          </w:rPr>
          <w:t>→</w:t>
        </w:r>
        <w:r w:rsidR="006F57D1">
          <w:rPr>
            <w:kern w:val="0"/>
          </w:rPr>
          <w:t>CSLO</w:t>
        </w:r>
        <w:r w:rsidR="006F57D1">
          <w:rPr>
            <w:rFonts w:ascii="宋体" w:eastAsia="宋体" w:hAnsi="宋体" w:hint="eastAsia"/>
            <w:kern w:val="0"/>
          </w:rPr>
          <w:t>→</w:t>
        </w:r>
        <w:r w:rsidR="006F57D1">
          <w:rPr>
            <w:kern w:val="0"/>
          </w:rPr>
          <w:t>account</w:t>
        </w:r>
      </w:ins>
      <w:del w:id="44" w:author="betadmin" w:date="2021-03-10T15:40:00Z">
        <w:r w:rsidDel="006F57D1">
          <w:delText>chrom-user</w:delText>
        </w:r>
      </w:del>
      <w:r>
        <w:rPr>
          <w:rFonts w:hint="eastAsia"/>
        </w:rPr>
        <w:t>中找到需要删除的用户，鼠标右键菜单中点击</w:t>
      </w:r>
      <w:del w:id="45" w:author="betadmin" w:date="2021-03-10T15:41:00Z">
        <w:r w:rsidDel="006F57D1">
          <w:delText>Delete</w:delText>
        </w:r>
      </w:del>
      <w:ins w:id="46" w:author="betadmin" w:date="2021-03-10T15:41:00Z">
        <w:r w:rsidR="006F57D1">
          <w:rPr>
            <w:rFonts w:hint="eastAsia"/>
          </w:rPr>
          <w:t>删除</w:t>
        </w:r>
      </w:ins>
      <w:r>
        <w:rPr>
          <w:rFonts w:hint="eastAsia"/>
        </w:rPr>
        <w:t>。</w:t>
      </w:r>
    </w:p>
    <w:p w:rsidR="00EA43C9" w:rsidRPr="00107165" w:rsidRDefault="00EA43C9" w:rsidP="00F82ACA">
      <w:del w:id="47" w:author="betadmin" w:date="2021-03-10T15:41:00Z">
        <w:r w:rsidDel="006F57D1">
          <w:rPr>
            <w:noProof/>
          </w:rPr>
          <w:drawing>
            <wp:inline distT="0" distB="0" distL="0" distR="0" wp14:anchorId="1415B782" wp14:editId="202DAB5A">
              <wp:extent cx="5266690" cy="3663315"/>
              <wp:effectExtent l="0" t="0" r="0" b="0"/>
              <wp:docPr id="15" name="图片 15" descr="D:\捕获.JP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" name="图片 15" descr="D:\捕获.JPG"/>
                      <pic:cNvPicPr/>
                    </pic:nvPicPr>
                    <pic:blipFill>
                      <a:blip r:embed="rId2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266690" cy="3663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  <w:ins w:id="48" w:author="betadmin" w:date="2021-03-10T15:41:00Z">
        <w:r w:rsidR="006F57D1">
          <w:rPr>
            <w:noProof/>
          </w:rPr>
          <w:drawing>
            <wp:inline distT="0" distB="0" distL="0" distR="0">
              <wp:extent cx="5276850" cy="3086100"/>
              <wp:effectExtent l="0" t="0" r="0" b="0"/>
              <wp:docPr id="24" name="图片 2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4"/>
                      <pic:cNvPicPr>
                        <a:picLocks noChangeAspect="1" noChangeArrowheads="1"/>
                      </pic:cNvPicPr>
                    </pic:nvPicPr>
                    <pic:blipFill>
                      <a:blip r:embed="rId2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276850" cy="3086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sectPr w:rsidR="00EA43C9" w:rsidRPr="00107165" w:rsidSect="006055E6">
      <w:headerReference w:type="default" r:id="rId2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6B50" w:rsidRDefault="00136B50" w:rsidP="003E1B8D">
      <w:r>
        <w:separator/>
      </w:r>
    </w:p>
  </w:endnote>
  <w:endnote w:type="continuationSeparator" w:id="0">
    <w:p w:rsidR="00136B50" w:rsidRDefault="00136B50" w:rsidP="003E1B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6B50" w:rsidRDefault="00136B50" w:rsidP="003E1B8D">
      <w:r>
        <w:separator/>
      </w:r>
    </w:p>
  </w:footnote>
  <w:footnote w:type="continuationSeparator" w:id="0">
    <w:p w:rsidR="00136B50" w:rsidRDefault="00136B50" w:rsidP="003E1B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3E4E" w:rsidRPr="00DF3E4E" w:rsidRDefault="00DF3E4E" w:rsidP="00DF3E4E">
    <w:pPr>
      <w:pStyle w:val="a3"/>
    </w:pPr>
    <w:r w:rsidRPr="00DF3E4E">
      <w:rPr>
        <w:rFonts w:hint="eastAsia"/>
      </w:rPr>
      <w:t>BOCC</w:t>
    </w:r>
    <w:r w:rsidRPr="00DF3E4E">
      <w:rPr>
        <w:rFonts w:hint="eastAsia"/>
      </w:rPr>
      <w:t>申请账户添加、删除及密码重置操作手册</w:t>
    </w:r>
    <w:r>
      <w:tab/>
    </w:r>
    <w:r>
      <w:rPr>
        <w:rFonts w:hint="eastAsia"/>
      </w:rPr>
      <w:tab/>
    </w:r>
    <w:r>
      <w:rPr>
        <w:rFonts w:hint="eastAsia"/>
      </w:rPr>
      <w:t>密级：普密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810428"/>
    <w:multiLevelType w:val="hybridMultilevel"/>
    <w:tmpl w:val="9690AC88"/>
    <w:lvl w:ilvl="0" w:tplc="927634B6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2443F45"/>
    <w:multiLevelType w:val="hybridMultilevel"/>
    <w:tmpl w:val="086683F6"/>
    <w:lvl w:ilvl="0" w:tplc="02A48B50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betadmin">
    <w15:presenceInfo w15:providerId="AD" w15:userId="S-1-5-21-413618556-991617077-1911792202-500"/>
  </w15:person>
  <w15:person w15:author="宋延德">
    <w15:presenceInfo w15:providerId="AD" w15:userId="S-1-5-21-1213093097-1844188981-43560137-29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1B8D"/>
    <w:rsid w:val="00107165"/>
    <w:rsid w:val="00136B50"/>
    <w:rsid w:val="002B170B"/>
    <w:rsid w:val="002C6EA5"/>
    <w:rsid w:val="002F1077"/>
    <w:rsid w:val="00302DB7"/>
    <w:rsid w:val="003D099B"/>
    <w:rsid w:val="003E1B8D"/>
    <w:rsid w:val="00430AEC"/>
    <w:rsid w:val="004534D3"/>
    <w:rsid w:val="005E026A"/>
    <w:rsid w:val="006055E6"/>
    <w:rsid w:val="006F57D1"/>
    <w:rsid w:val="009D6AED"/>
    <w:rsid w:val="00A157A2"/>
    <w:rsid w:val="00A307AD"/>
    <w:rsid w:val="00AC0D47"/>
    <w:rsid w:val="00B4200C"/>
    <w:rsid w:val="00B56DCD"/>
    <w:rsid w:val="00B8001A"/>
    <w:rsid w:val="00D75A96"/>
    <w:rsid w:val="00DA341A"/>
    <w:rsid w:val="00DF3E4E"/>
    <w:rsid w:val="00E96003"/>
    <w:rsid w:val="00EA43C9"/>
    <w:rsid w:val="00F57347"/>
    <w:rsid w:val="00F7556E"/>
    <w:rsid w:val="00F82ACA"/>
    <w:rsid w:val="00F91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5:docId w15:val="{41508AB3-78F9-4A56-BB4D-9448A6D51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9600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E1B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E1B8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E1B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E1B8D"/>
    <w:rPr>
      <w:sz w:val="18"/>
      <w:szCs w:val="18"/>
    </w:rPr>
  </w:style>
  <w:style w:type="paragraph" w:styleId="a5">
    <w:name w:val="List Paragraph"/>
    <w:basedOn w:val="a"/>
    <w:uiPriority w:val="34"/>
    <w:qFormat/>
    <w:rsid w:val="003E1B8D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107165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07165"/>
    <w:rPr>
      <w:sz w:val="18"/>
      <w:szCs w:val="18"/>
    </w:rPr>
  </w:style>
  <w:style w:type="paragraph" w:customStyle="1" w:styleId="RevisionHistory">
    <w:name w:val="Revision History"/>
    <w:rsid w:val="00DF3E4E"/>
    <w:pPr>
      <w:shd w:val="pct10" w:color="auto" w:fill="auto"/>
      <w:tabs>
        <w:tab w:val="left" w:pos="540"/>
      </w:tabs>
      <w:spacing w:after="120"/>
    </w:pPr>
    <w:rPr>
      <w:rFonts w:ascii="Arial" w:eastAsia="宋体" w:hAnsi="Arial" w:cs="Times New Roman"/>
      <w:b/>
      <w:kern w:val="0"/>
      <w:sz w:val="28"/>
      <w:szCs w:val="20"/>
      <w:lang w:eastAsia="en-US"/>
    </w:rPr>
  </w:style>
  <w:style w:type="character" w:customStyle="1" w:styleId="a7">
    <w:name w:val="版本控制内容"/>
    <w:basedOn w:val="a0"/>
    <w:rsid w:val="00DF3E4E"/>
    <w:rPr>
      <w:rFonts w:ascii="仿宋_GB2312" w:eastAsia="仿宋_GB2312" w:hAnsi="仿宋_GB2312"/>
      <w:sz w:val="24"/>
    </w:rPr>
  </w:style>
  <w:style w:type="character" w:customStyle="1" w:styleId="1Char">
    <w:name w:val="标题 1 Char"/>
    <w:basedOn w:val="a0"/>
    <w:link w:val="1"/>
    <w:uiPriority w:val="9"/>
    <w:rsid w:val="00E96003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04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image" Target="media/image4.wmf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wmf"/><Relationship Id="rId12" Type="http://schemas.openxmlformats.org/officeDocument/2006/relationships/control" Target="activeX/activeX3.xml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control" Target="activeX/activeX2.xml"/><Relationship Id="rId19" Type="http://schemas.openxmlformats.org/officeDocument/2006/relationships/image" Target="media/image9.png"/><Relationship Id="rId31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control" Target="activeX/activeX4.xml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betadmin</dc:creator>
  <cp:lastModifiedBy>宋延德</cp:lastModifiedBy>
  <cp:revision>12</cp:revision>
  <dcterms:created xsi:type="dcterms:W3CDTF">2020-05-21T07:49:00Z</dcterms:created>
  <dcterms:modified xsi:type="dcterms:W3CDTF">2021-03-18T09:33:00Z</dcterms:modified>
</cp:coreProperties>
</file>