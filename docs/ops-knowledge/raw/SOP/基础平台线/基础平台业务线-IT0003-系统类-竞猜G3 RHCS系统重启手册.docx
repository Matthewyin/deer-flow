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345F" w:rsidRDefault="009F345F" w:rsidP="009F345F">
      <w:pPr>
        <w:jc w:val="center"/>
        <w:rPr>
          <w:b/>
          <w:sz w:val="44"/>
          <w:szCs w:val="44"/>
        </w:rPr>
      </w:pPr>
    </w:p>
    <w:tbl>
      <w:tblPr>
        <w:tblW w:w="0" w:type="auto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98"/>
        <w:gridCol w:w="3494"/>
      </w:tblGrid>
      <w:tr w:rsidR="009F345F" w:rsidRPr="006D7146" w:rsidTr="009F345F">
        <w:trPr>
          <w:trHeight w:val="329"/>
          <w:jc w:val="right"/>
        </w:trPr>
        <w:tc>
          <w:tcPr>
            <w:tcW w:w="1398" w:type="dxa"/>
            <w:vAlign w:val="center"/>
          </w:tcPr>
          <w:p w:rsidR="009F345F" w:rsidRPr="006D7146" w:rsidRDefault="009F345F" w:rsidP="009F345F">
            <w:pPr>
              <w:spacing w:beforeLines="50" w:before="156" w:afterLines="50" w:after="156" w:line="360" w:lineRule="auto"/>
              <w:rPr>
                <w:rFonts w:ascii="宋体" w:hAnsi="宋体"/>
                <w:szCs w:val="21"/>
              </w:rPr>
            </w:pPr>
            <w:r w:rsidRPr="006D7146">
              <w:rPr>
                <w:rFonts w:ascii="宋体" w:hAnsi="宋体" w:hint="eastAsia"/>
                <w:szCs w:val="21"/>
              </w:rPr>
              <w:t>密级</w:t>
            </w:r>
          </w:p>
        </w:tc>
        <w:tc>
          <w:tcPr>
            <w:tcW w:w="3494" w:type="dxa"/>
            <w:vAlign w:val="center"/>
          </w:tcPr>
          <w:p w:rsidR="009F345F" w:rsidRPr="006D7146" w:rsidRDefault="009F345F" w:rsidP="009F345F">
            <w:pPr>
              <w:spacing w:beforeLines="50" w:before="156" w:afterLines="50" w:after="156" w:line="360" w:lineRule="auto"/>
              <w:ind w:rightChars="75" w:right="158" w:firstLine="360"/>
              <w:jc w:val="center"/>
              <w:rPr>
                <w:rFonts w:ascii="宋体" w:hAnsi="宋体"/>
                <w:sz w:val="18"/>
                <w:szCs w:val="18"/>
              </w:rPr>
            </w:pPr>
            <w:r w:rsidRPr="006D7146">
              <w:rPr>
                <w:rFonts w:ascii="宋体" w:eastAsia="宋体" w:hAnsi="宋体" w:cs="Times New Roman"/>
                <w:sz w:val="18"/>
                <w:szCs w:val="18"/>
              </w:rPr>
              <w:object w:dxaOrig="225" w:dyaOrig="2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3" type="#_x0000_t75" style="width:34.5pt;height:12.75pt" o:ole="">
                  <v:imagedata r:id="rId8" o:title=""/>
                </v:shape>
                <w:control r:id="rId9" w:name="CheckBox3111" w:shapeid="_x0000_i1033"/>
              </w:object>
            </w:r>
            <w:r w:rsidRPr="006D7146">
              <w:rPr>
                <w:rFonts w:ascii="宋体" w:hAnsi="宋体" w:hint="eastAsia"/>
                <w:sz w:val="18"/>
                <w:szCs w:val="18"/>
              </w:rPr>
              <w:t xml:space="preserve">     </w:t>
            </w:r>
            <w:r w:rsidRPr="006D7146">
              <w:rPr>
                <w:rFonts w:ascii="宋体" w:eastAsia="宋体" w:hAnsi="宋体" w:cs="Times New Roman"/>
                <w:sz w:val="18"/>
                <w:szCs w:val="18"/>
              </w:rPr>
              <w:object w:dxaOrig="225" w:dyaOrig="225">
                <v:shape id="_x0000_i1035" type="#_x0000_t75" style="width:34.5pt;height:12.75pt" o:ole="">
                  <v:imagedata r:id="rId10" o:title=""/>
                </v:shape>
                <w:control r:id="rId11" w:name="CheckBox312" w:shapeid="_x0000_i1035"/>
              </w:object>
            </w:r>
          </w:p>
          <w:p w:rsidR="009F345F" w:rsidRPr="006D7146" w:rsidRDefault="009F345F" w:rsidP="009F345F">
            <w:pPr>
              <w:spacing w:beforeLines="50" w:before="156" w:afterLines="50" w:after="156" w:line="360" w:lineRule="auto"/>
              <w:ind w:rightChars="75" w:right="158" w:firstLine="360"/>
              <w:jc w:val="center"/>
              <w:rPr>
                <w:rFonts w:ascii="宋体" w:hAnsi="宋体"/>
                <w:szCs w:val="21"/>
              </w:rPr>
            </w:pPr>
            <w:r w:rsidRPr="006D7146">
              <w:rPr>
                <w:rFonts w:ascii="宋体" w:eastAsia="宋体" w:hAnsi="宋体" w:cs="Times New Roman"/>
                <w:sz w:val="18"/>
                <w:szCs w:val="18"/>
              </w:rPr>
              <w:object w:dxaOrig="225" w:dyaOrig="225">
                <v:shape id="_x0000_i1037" type="#_x0000_t75" style="width:40.5pt;height:12.75pt" o:ole="">
                  <v:imagedata r:id="rId12" o:title=""/>
                </v:shape>
                <w:control r:id="rId13" w:name="CheckBox2112" w:shapeid="_x0000_i1037"/>
              </w:object>
            </w:r>
            <w:r w:rsidRPr="006D7146">
              <w:rPr>
                <w:rFonts w:ascii="宋体" w:hAnsi="宋体" w:hint="eastAsia"/>
                <w:sz w:val="18"/>
                <w:szCs w:val="18"/>
              </w:rPr>
              <w:t xml:space="preserve">    </w:t>
            </w:r>
            <w:r w:rsidRPr="006D7146">
              <w:rPr>
                <w:rFonts w:ascii="宋体" w:eastAsia="宋体" w:hAnsi="宋体" w:cs="Times New Roman"/>
                <w:sz w:val="18"/>
                <w:szCs w:val="18"/>
              </w:rPr>
              <w:object w:dxaOrig="225" w:dyaOrig="225">
                <v:shape id="_x0000_i1039" type="#_x0000_t75" style="width:41.25pt;height:12.75pt" o:ole="">
                  <v:imagedata r:id="rId14" o:title=""/>
                </v:shape>
                <w:control r:id="rId15" w:name="CheckBox2111" w:shapeid="_x0000_i1039"/>
              </w:object>
            </w:r>
          </w:p>
        </w:tc>
      </w:tr>
    </w:tbl>
    <w:p w:rsidR="009F345F" w:rsidRDefault="009F345F" w:rsidP="009F345F">
      <w:pPr>
        <w:jc w:val="center"/>
        <w:rPr>
          <w:b/>
          <w:sz w:val="36"/>
          <w:szCs w:val="36"/>
        </w:rPr>
      </w:pPr>
    </w:p>
    <w:p w:rsidR="009F345F" w:rsidRDefault="009F345F" w:rsidP="009F345F">
      <w:pPr>
        <w:jc w:val="center"/>
        <w:rPr>
          <w:b/>
          <w:sz w:val="36"/>
          <w:szCs w:val="36"/>
        </w:rPr>
      </w:pPr>
    </w:p>
    <w:p w:rsidR="009F345F" w:rsidRDefault="009F345F" w:rsidP="009F345F">
      <w:pPr>
        <w:jc w:val="center"/>
        <w:rPr>
          <w:b/>
          <w:sz w:val="36"/>
          <w:szCs w:val="36"/>
        </w:rPr>
      </w:pPr>
    </w:p>
    <w:p w:rsidR="009F345F" w:rsidRDefault="009F345F" w:rsidP="009F345F">
      <w:pPr>
        <w:jc w:val="center"/>
        <w:rPr>
          <w:b/>
          <w:sz w:val="36"/>
          <w:szCs w:val="36"/>
        </w:rPr>
      </w:pPr>
    </w:p>
    <w:p w:rsidR="009F345F" w:rsidRDefault="009F345F" w:rsidP="009F345F">
      <w:pPr>
        <w:jc w:val="center"/>
        <w:rPr>
          <w:b/>
          <w:sz w:val="36"/>
          <w:szCs w:val="36"/>
        </w:rPr>
      </w:pPr>
    </w:p>
    <w:p w:rsidR="009F345F" w:rsidRDefault="009F345F" w:rsidP="009F345F">
      <w:pPr>
        <w:jc w:val="center"/>
        <w:rPr>
          <w:b/>
          <w:sz w:val="36"/>
          <w:szCs w:val="36"/>
        </w:rPr>
      </w:pPr>
    </w:p>
    <w:p w:rsidR="009F345F" w:rsidRPr="006F1C28" w:rsidRDefault="00997D4E" w:rsidP="009F345F">
      <w:pPr>
        <w:jc w:val="center"/>
        <w:rPr>
          <w:b/>
          <w:sz w:val="56"/>
          <w:szCs w:val="36"/>
        </w:rPr>
      </w:pPr>
      <w:r w:rsidRPr="00997D4E">
        <w:rPr>
          <w:rFonts w:hint="eastAsia"/>
          <w:b/>
          <w:sz w:val="56"/>
          <w:szCs w:val="36"/>
        </w:rPr>
        <w:t>竞猜</w:t>
      </w:r>
      <w:r w:rsidRPr="00997D4E">
        <w:rPr>
          <w:rFonts w:hint="eastAsia"/>
          <w:b/>
          <w:sz w:val="56"/>
          <w:szCs w:val="36"/>
        </w:rPr>
        <w:t>G3 RHCS</w:t>
      </w:r>
      <w:r w:rsidRPr="00997D4E">
        <w:rPr>
          <w:rFonts w:hint="eastAsia"/>
          <w:b/>
          <w:sz w:val="56"/>
          <w:szCs w:val="36"/>
        </w:rPr>
        <w:t>系统重启手册</w:t>
      </w:r>
    </w:p>
    <w:p w:rsidR="00A63828" w:rsidRDefault="00A63828" w:rsidP="00A63828">
      <w:pPr>
        <w:spacing w:before="100" w:beforeAutospacing="1" w:after="100" w:afterAutospacing="1" w:line="360" w:lineRule="auto"/>
        <w:rPr>
          <w:rFonts w:ascii="宋体" w:hAnsi="宋体"/>
          <w:sz w:val="24"/>
        </w:rPr>
      </w:pPr>
      <w:r>
        <w:rPr>
          <w:noProof/>
          <w:sz w:val="52"/>
        </w:rPr>
        <w:t xml:space="preserve">                </w:t>
      </w:r>
      <w:r>
        <w:t xml:space="preserve">                                     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28"/>
        <w:gridCol w:w="2336"/>
        <w:gridCol w:w="2126"/>
      </w:tblGrid>
      <w:tr w:rsidR="00A63828" w:rsidRPr="00A63828" w:rsidTr="006A6ED8">
        <w:trPr>
          <w:trHeight w:val="614"/>
          <w:jc w:val="center"/>
        </w:trPr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63828" w:rsidRPr="00A63828" w:rsidRDefault="00A63828">
            <w:pPr>
              <w:spacing w:beforeLines="50" w:before="156" w:afterLines="50" w:after="156"/>
              <w:rPr>
                <w:rFonts w:ascii="宋体" w:hAnsi="宋体"/>
                <w:b/>
                <w:szCs w:val="28"/>
              </w:rPr>
            </w:pPr>
            <w:r w:rsidRPr="00A63828">
              <w:rPr>
                <w:rFonts w:ascii="宋体" w:hAnsi="宋体" w:hint="eastAsia"/>
                <w:b/>
                <w:szCs w:val="28"/>
              </w:rPr>
              <w:t>活动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63828" w:rsidRPr="00A63828" w:rsidRDefault="00A63828" w:rsidP="00A63828">
            <w:pPr>
              <w:spacing w:beforeLines="50" w:before="156" w:afterLines="50" w:after="156"/>
              <w:ind w:firstLineChars="200" w:firstLine="422"/>
              <w:rPr>
                <w:rFonts w:ascii="宋体" w:hAnsi="宋体"/>
                <w:b/>
                <w:szCs w:val="28"/>
              </w:rPr>
            </w:pPr>
            <w:r w:rsidRPr="00A63828">
              <w:rPr>
                <w:rFonts w:ascii="宋体" w:hAnsi="宋体" w:hint="eastAsia"/>
                <w:b/>
                <w:szCs w:val="28"/>
              </w:rPr>
              <w:t>签名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63828" w:rsidRPr="00A63828" w:rsidRDefault="00A63828">
            <w:pPr>
              <w:spacing w:beforeLines="50" w:before="156" w:afterLines="50" w:after="156"/>
              <w:rPr>
                <w:rFonts w:ascii="宋体" w:hAnsi="宋体"/>
                <w:b/>
                <w:szCs w:val="28"/>
              </w:rPr>
            </w:pPr>
            <w:r w:rsidRPr="00A63828">
              <w:rPr>
                <w:rFonts w:ascii="宋体" w:hAnsi="宋体" w:hint="eastAsia"/>
                <w:b/>
                <w:szCs w:val="28"/>
              </w:rPr>
              <w:t>日期</w:t>
            </w:r>
          </w:p>
        </w:tc>
      </w:tr>
      <w:tr w:rsidR="00A63828" w:rsidRPr="00A63828" w:rsidTr="00546D9C">
        <w:trPr>
          <w:trHeight w:val="437"/>
          <w:jc w:val="center"/>
        </w:trPr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63828" w:rsidRPr="00A63828" w:rsidRDefault="00A63828" w:rsidP="00546D9C">
            <w:r w:rsidRPr="00A63828">
              <w:rPr>
                <w:rFonts w:hint="eastAsia"/>
              </w:rPr>
              <w:t>创建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3828" w:rsidRPr="00A63828" w:rsidRDefault="0078212E" w:rsidP="00546D9C">
            <w:r>
              <w:rPr>
                <w:rFonts w:hint="eastAsia"/>
              </w:rPr>
              <w:t>宋延德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3828" w:rsidRPr="00A63828" w:rsidRDefault="0078212E" w:rsidP="00546D9C">
            <w:r>
              <w:rPr>
                <w:szCs w:val="21"/>
              </w:rPr>
              <w:t>2021/4/20</w:t>
            </w:r>
          </w:p>
        </w:tc>
      </w:tr>
      <w:tr w:rsidR="00A63828" w:rsidRPr="00A63828" w:rsidTr="00546D9C">
        <w:trPr>
          <w:jc w:val="center"/>
        </w:trPr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63828" w:rsidRPr="006A6ED8" w:rsidRDefault="00A63828" w:rsidP="00546D9C">
            <w:r w:rsidRPr="006A6ED8">
              <w:rPr>
                <w:rFonts w:hint="eastAsia"/>
              </w:rPr>
              <w:t>审核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3828" w:rsidRPr="006A6ED8" w:rsidRDefault="00A63828" w:rsidP="00546D9C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3828" w:rsidRPr="00A63828" w:rsidRDefault="00A63828" w:rsidP="00546D9C"/>
        </w:tc>
      </w:tr>
      <w:tr w:rsidR="00A63828" w:rsidRPr="00A63828" w:rsidTr="00546D9C">
        <w:trPr>
          <w:jc w:val="center"/>
        </w:trPr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63828" w:rsidRPr="00A63828" w:rsidRDefault="00A63828" w:rsidP="00546D9C">
            <w:r w:rsidRPr="00A63828">
              <w:rPr>
                <w:rFonts w:hint="eastAsia"/>
              </w:rPr>
              <w:t>批准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3828" w:rsidRPr="00A63828" w:rsidRDefault="00A63828" w:rsidP="00546D9C"/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3828" w:rsidRPr="00A63828" w:rsidRDefault="00A63828" w:rsidP="00546D9C"/>
        </w:tc>
      </w:tr>
    </w:tbl>
    <w:p w:rsidR="00A63828" w:rsidRPr="00A63828" w:rsidRDefault="00A63828" w:rsidP="00A63828">
      <w:pPr>
        <w:widowControl/>
        <w:rPr>
          <w:rFonts w:ascii="宋体" w:eastAsia="微软雅黑" w:hAnsi="宋体"/>
          <w:b/>
          <w:sz w:val="56"/>
        </w:rPr>
      </w:pPr>
    </w:p>
    <w:p w:rsidR="00A63828" w:rsidRDefault="00A63828" w:rsidP="00A63828">
      <w:pPr>
        <w:widowControl/>
        <w:rPr>
          <w:rFonts w:ascii="宋体" w:hAnsi="宋体"/>
          <w:b/>
          <w:sz w:val="56"/>
        </w:rPr>
      </w:pPr>
    </w:p>
    <w:p w:rsidR="00A63828" w:rsidRDefault="00A63828" w:rsidP="00A63828">
      <w:pPr>
        <w:widowControl/>
        <w:rPr>
          <w:rFonts w:ascii="宋体" w:hAnsi="宋体"/>
          <w:b/>
          <w:sz w:val="56"/>
        </w:rPr>
      </w:pPr>
    </w:p>
    <w:p w:rsidR="00A63828" w:rsidRDefault="00A63828" w:rsidP="00A63828">
      <w:pPr>
        <w:widowControl/>
        <w:jc w:val="left"/>
        <w:rPr>
          <w:rFonts w:ascii="宋体" w:hAnsi="宋体"/>
          <w:b/>
          <w:kern w:val="0"/>
          <w:sz w:val="56"/>
        </w:rPr>
        <w:sectPr w:rsidR="00A63828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:rsidR="00A63828" w:rsidRDefault="00A63828" w:rsidP="00A63828">
      <w:pPr>
        <w:pStyle w:val="RevisionHistory"/>
        <w:spacing w:beforeLines="50" w:before="156" w:afterLines="50" w:after="156" w:line="360" w:lineRule="auto"/>
        <w:rPr>
          <w:rFonts w:ascii="宋体" w:hAnsi="宋体"/>
          <w:lang w:eastAsia="zh-CN"/>
        </w:rPr>
      </w:pPr>
      <w:r>
        <w:rPr>
          <w:rFonts w:ascii="宋体" w:hAnsi="宋体" w:hint="eastAsia"/>
          <w:lang w:eastAsia="zh-CN"/>
        </w:rPr>
        <w:lastRenderedPageBreak/>
        <w:t>文档变更历史</w:t>
      </w:r>
    </w:p>
    <w:tbl>
      <w:tblPr>
        <w:tblW w:w="8370" w:type="dxa"/>
        <w:tblInd w:w="10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019"/>
        <w:gridCol w:w="1302"/>
        <w:gridCol w:w="1475"/>
        <w:gridCol w:w="3574"/>
      </w:tblGrid>
      <w:tr w:rsidR="00A63828" w:rsidRPr="00A63828" w:rsidTr="00A63828">
        <w:trPr>
          <w:trHeight w:val="308"/>
        </w:trPr>
        <w:tc>
          <w:tcPr>
            <w:tcW w:w="20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A63828" w:rsidRPr="00A63828" w:rsidRDefault="00A63828" w:rsidP="00546D9C">
            <w:r w:rsidRPr="00A63828">
              <w:rPr>
                <w:rFonts w:hint="eastAsia"/>
              </w:rPr>
              <w:t>作者</w:t>
            </w:r>
            <w:r w:rsidRPr="00A63828">
              <w:rPr>
                <w:rFonts w:hint="eastAsia"/>
              </w:rPr>
              <w:t>(</w:t>
            </w:r>
            <w:r w:rsidRPr="00A63828">
              <w:rPr>
                <w:rFonts w:hint="eastAsia"/>
              </w:rPr>
              <w:t>或修订人</w:t>
            </w:r>
            <w:r w:rsidRPr="00A63828">
              <w:rPr>
                <w:rFonts w:hint="eastAsia"/>
              </w:rPr>
              <w:t>)</w:t>
            </w:r>
          </w:p>
        </w:tc>
        <w:tc>
          <w:tcPr>
            <w:tcW w:w="13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A63828" w:rsidRPr="00A63828" w:rsidRDefault="00A63828" w:rsidP="00546D9C">
            <w:r w:rsidRPr="00A63828">
              <w:rPr>
                <w:rFonts w:hint="eastAsia"/>
              </w:rPr>
              <w:t>版本号</w:t>
            </w:r>
          </w:p>
        </w:tc>
        <w:tc>
          <w:tcPr>
            <w:tcW w:w="14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A63828" w:rsidRPr="00A63828" w:rsidRDefault="00A63828" w:rsidP="00546D9C">
            <w:r w:rsidRPr="00A63828">
              <w:rPr>
                <w:rFonts w:hint="eastAsia"/>
              </w:rPr>
              <w:t>日期</w:t>
            </w:r>
          </w:p>
        </w:tc>
        <w:tc>
          <w:tcPr>
            <w:tcW w:w="35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A63828" w:rsidRPr="00A63828" w:rsidRDefault="00A63828" w:rsidP="00546D9C">
            <w:r w:rsidRPr="00A63828">
              <w:rPr>
                <w:rFonts w:hint="eastAsia"/>
              </w:rPr>
              <w:t>修改内容与原因</w:t>
            </w:r>
          </w:p>
        </w:tc>
      </w:tr>
      <w:tr w:rsidR="00A63828" w:rsidRPr="00A63828" w:rsidTr="00546D9C">
        <w:trPr>
          <w:trHeight w:val="308"/>
        </w:trPr>
        <w:tc>
          <w:tcPr>
            <w:tcW w:w="20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63828" w:rsidRPr="00A63828" w:rsidRDefault="0078212E">
            <w:r>
              <w:rPr>
                <w:rFonts w:hint="eastAsia"/>
              </w:rPr>
              <w:t>宋延德</w:t>
            </w:r>
          </w:p>
        </w:tc>
        <w:tc>
          <w:tcPr>
            <w:tcW w:w="13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63828" w:rsidRPr="00A63828" w:rsidRDefault="0078212E" w:rsidP="00546D9C">
            <w:pPr>
              <w:rPr>
                <w:rFonts w:eastAsia="微软雅黑"/>
              </w:rPr>
            </w:pPr>
            <w:r>
              <w:rPr>
                <w:rFonts w:hint="eastAsia"/>
              </w:rPr>
              <w:t>V</w:t>
            </w:r>
            <w:r>
              <w:t>1.0</w:t>
            </w:r>
          </w:p>
        </w:tc>
        <w:tc>
          <w:tcPr>
            <w:tcW w:w="14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63828" w:rsidRPr="00A63828" w:rsidRDefault="0078212E" w:rsidP="00546D9C">
            <w:r>
              <w:rPr>
                <w:szCs w:val="21"/>
              </w:rPr>
              <w:t>2021/4/20</w:t>
            </w:r>
          </w:p>
        </w:tc>
        <w:tc>
          <w:tcPr>
            <w:tcW w:w="35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63828" w:rsidRPr="00A63828" w:rsidRDefault="0078212E" w:rsidP="00546D9C">
            <w:r>
              <w:rPr>
                <w:rFonts w:hint="eastAsia"/>
              </w:rPr>
              <w:t>创建</w:t>
            </w:r>
          </w:p>
        </w:tc>
      </w:tr>
      <w:tr w:rsidR="00A63828" w:rsidRPr="00A63828" w:rsidTr="00A63828">
        <w:trPr>
          <w:trHeight w:val="400"/>
        </w:trPr>
        <w:tc>
          <w:tcPr>
            <w:tcW w:w="20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63828" w:rsidRPr="00A63828" w:rsidRDefault="00A63828" w:rsidP="00546D9C"/>
        </w:tc>
        <w:tc>
          <w:tcPr>
            <w:tcW w:w="13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63828" w:rsidRPr="00A63828" w:rsidRDefault="00A63828" w:rsidP="00546D9C"/>
        </w:tc>
        <w:tc>
          <w:tcPr>
            <w:tcW w:w="14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63828" w:rsidRPr="00A63828" w:rsidRDefault="00A63828" w:rsidP="00546D9C"/>
        </w:tc>
        <w:tc>
          <w:tcPr>
            <w:tcW w:w="35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63828" w:rsidRPr="00A63828" w:rsidRDefault="00A63828" w:rsidP="00546D9C"/>
        </w:tc>
      </w:tr>
      <w:tr w:rsidR="00A63828" w:rsidRPr="00A63828" w:rsidTr="00A63828">
        <w:trPr>
          <w:trHeight w:val="308"/>
        </w:trPr>
        <w:tc>
          <w:tcPr>
            <w:tcW w:w="20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63828" w:rsidRPr="00A63828" w:rsidRDefault="00A63828" w:rsidP="00546D9C"/>
        </w:tc>
        <w:tc>
          <w:tcPr>
            <w:tcW w:w="13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63828" w:rsidRPr="00A63828" w:rsidRDefault="00A63828" w:rsidP="00546D9C"/>
        </w:tc>
        <w:tc>
          <w:tcPr>
            <w:tcW w:w="14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63828" w:rsidRPr="00A63828" w:rsidRDefault="00A63828" w:rsidP="00546D9C"/>
        </w:tc>
        <w:tc>
          <w:tcPr>
            <w:tcW w:w="35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63828" w:rsidRPr="00A63828" w:rsidRDefault="00A63828" w:rsidP="00546D9C"/>
        </w:tc>
      </w:tr>
    </w:tbl>
    <w:p w:rsidR="00A63828" w:rsidRPr="00A63828" w:rsidRDefault="00A63828" w:rsidP="00546D9C">
      <w:pPr>
        <w:rPr>
          <w:rFonts w:eastAsia="微软雅黑"/>
        </w:rPr>
      </w:pPr>
    </w:p>
    <w:p w:rsidR="00A63828" w:rsidRPr="00A63828" w:rsidRDefault="00A63828" w:rsidP="00546D9C">
      <w:r w:rsidRPr="00A63828">
        <w:rPr>
          <w:rFonts w:hint="eastAsia"/>
        </w:rPr>
        <w:t>评审记录</w:t>
      </w:r>
    </w:p>
    <w:tbl>
      <w:tblPr>
        <w:tblW w:w="8370" w:type="dxa"/>
        <w:tblInd w:w="10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019"/>
        <w:gridCol w:w="1302"/>
        <w:gridCol w:w="1475"/>
        <w:gridCol w:w="3574"/>
      </w:tblGrid>
      <w:tr w:rsidR="00A63828" w:rsidRPr="00A63828" w:rsidTr="00A63828">
        <w:trPr>
          <w:trHeight w:val="308"/>
        </w:trPr>
        <w:tc>
          <w:tcPr>
            <w:tcW w:w="20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A63828" w:rsidRPr="00A63828" w:rsidRDefault="00A63828" w:rsidP="00546D9C">
            <w:r w:rsidRPr="00A63828">
              <w:rPr>
                <w:rFonts w:hint="eastAsia"/>
              </w:rPr>
              <w:t>评审方式</w:t>
            </w:r>
          </w:p>
        </w:tc>
        <w:tc>
          <w:tcPr>
            <w:tcW w:w="13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A63828" w:rsidRPr="00A63828" w:rsidRDefault="00A63828" w:rsidP="00546D9C">
            <w:r w:rsidRPr="00A63828">
              <w:rPr>
                <w:rFonts w:hint="eastAsia"/>
              </w:rPr>
              <w:t>版本号</w:t>
            </w:r>
          </w:p>
        </w:tc>
        <w:tc>
          <w:tcPr>
            <w:tcW w:w="14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A63828" w:rsidRPr="00A63828" w:rsidRDefault="00A63828" w:rsidP="00546D9C">
            <w:r w:rsidRPr="00A63828">
              <w:rPr>
                <w:rFonts w:hint="eastAsia"/>
              </w:rPr>
              <w:t>日期</w:t>
            </w:r>
          </w:p>
        </w:tc>
        <w:tc>
          <w:tcPr>
            <w:tcW w:w="35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A63828" w:rsidRPr="00A63828" w:rsidRDefault="00A63828" w:rsidP="00546D9C">
            <w:r w:rsidRPr="00A63828">
              <w:rPr>
                <w:rFonts w:hint="eastAsia"/>
              </w:rPr>
              <w:t>评审意见</w:t>
            </w:r>
          </w:p>
        </w:tc>
      </w:tr>
      <w:tr w:rsidR="0078212E" w:rsidRPr="00A63828" w:rsidTr="00546D9C">
        <w:trPr>
          <w:trHeight w:val="748"/>
        </w:trPr>
        <w:tc>
          <w:tcPr>
            <w:tcW w:w="20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78212E" w:rsidRPr="00A63828" w:rsidRDefault="0078212E" w:rsidP="00546D9C">
            <w:r>
              <w:rPr>
                <w:rFonts w:hint="eastAsia"/>
              </w:rPr>
              <w:t>同行评审</w:t>
            </w:r>
          </w:p>
        </w:tc>
        <w:tc>
          <w:tcPr>
            <w:tcW w:w="13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78212E" w:rsidRPr="00A63828" w:rsidRDefault="0078212E" w:rsidP="00546D9C">
            <w:r>
              <w:rPr>
                <w:rFonts w:hint="eastAsia"/>
              </w:rPr>
              <w:t>V</w:t>
            </w:r>
            <w:r>
              <w:t>1.0</w:t>
            </w:r>
          </w:p>
        </w:tc>
        <w:tc>
          <w:tcPr>
            <w:tcW w:w="14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78212E" w:rsidRPr="00A63828" w:rsidRDefault="0078212E" w:rsidP="00546D9C">
            <w:r>
              <w:rPr>
                <w:szCs w:val="21"/>
              </w:rPr>
              <w:t>2021/4/20</w:t>
            </w:r>
          </w:p>
        </w:tc>
        <w:tc>
          <w:tcPr>
            <w:tcW w:w="35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78212E" w:rsidRPr="00A63828" w:rsidRDefault="0078212E" w:rsidP="00546D9C">
            <w:r>
              <w:rPr>
                <w:rFonts w:hint="eastAsia"/>
              </w:rPr>
              <w:t>通过</w:t>
            </w:r>
          </w:p>
        </w:tc>
      </w:tr>
      <w:tr w:rsidR="0078212E" w:rsidRPr="00A63828" w:rsidTr="00A63828">
        <w:trPr>
          <w:trHeight w:val="400"/>
        </w:trPr>
        <w:tc>
          <w:tcPr>
            <w:tcW w:w="20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78212E" w:rsidRPr="00A63828" w:rsidRDefault="0078212E" w:rsidP="0078212E">
            <w:pPr>
              <w:spacing w:beforeLines="50" w:before="156" w:afterLines="50" w:after="156"/>
              <w:ind w:firstLine="420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3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78212E" w:rsidRPr="00A63828" w:rsidRDefault="0078212E" w:rsidP="0078212E">
            <w:pPr>
              <w:spacing w:beforeLines="50" w:before="156" w:afterLines="50" w:after="156"/>
              <w:ind w:firstLine="420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4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78212E" w:rsidRPr="00A63828" w:rsidRDefault="0078212E" w:rsidP="0078212E">
            <w:pPr>
              <w:spacing w:beforeLines="50" w:before="156" w:afterLines="50" w:after="156"/>
              <w:ind w:firstLine="420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35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78212E" w:rsidRPr="00A63828" w:rsidRDefault="0078212E" w:rsidP="0078212E">
            <w:pPr>
              <w:spacing w:beforeLines="50" w:before="156" w:afterLines="50" w:after="156"/>
              <w:ind w:firstLine="420"/>
              <w:rPr>
                <w:rFonts w:ascii="宋体" w:hAnsi="宋体"/>
                <w:b/>
                <w:szCs w:val="21"/>
              </w:rPr>
            </w:pPr>
          </w:p>
        </w:tc>
      </w:tr>
      <w:tr w:rsidR="0078212E" w:rsidRPr="00A63828" w:rsidTr="00A63828">
        <w:trPr>
          <w:trHeight w:val="308"/>
        </w:trPr>
        <w:tc>
          <w:tcPr>
            <w:tcW w:w="20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78212E" w:rsidRPr="00A63828" w:rsidRDefault="0078212E" w:rsidP="0078212E">
            <w:pPr>
              <w:spacing w:beforeLines="50" w:before="156" w:afterLines="50" w:after="156"/>
              <w:ind w:firstLine="420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3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78212E" w:rsidRPr="00A63828" w:rsidRDefault="0078212E" w:rsidP="0078212E">
            <w:pPr>
              <w:spacing w:beforeLines="50" w:before="156" w:afterLines="50" w:after="156"/>
              <w:ind w:firstLine="420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4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78212E" w:rsidRPr="00A63828" w:rsidRDefault="0078212E" w:rsidP="0078212E">
            <w:pPr>
              <w:spacing w:beforeLines="50" w:before="156" w:afterLines="50" w:after="156"/>
              <w:ind w:firstLine="420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35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78212E" w:rsidRPr="00A63828" w:rsidRDefault="0078212E" w:rsidP="0078212E">
            <w:pPr>
              <w:spacing w:beforeLines="50" w:before="156" w:afterLines="50" w:after="156"/>
              <w:ind w:firstLine="420"/>
              <w:rPr>
                <w:rFonts w:ascii="宋体" w:hAnsi="宋体"/>
                <w:b/>
                <w:szCs w:val="21"/>
              </w:rPr>
            </w:pPr>
          </w:p>
        </w:tc>
      </w:tr>
    </w:tbl>
    <w:p w:rsidR="00A63828" w:rsidRPr="00A63828" w:rsidRDefault="00A63828" w:rsidP="00A63828">
      <w:pPr>
        <w:pStyle w:val="RevisionHistory"/>
        <w:spacing w:beforeLines="50" w:before="156" w:afterLines="50" w:after="156" w:line="360" w:lineRule="auto"/>
        <w:rPr>
          <w:rFonts w:ascii="宋体" w:hAnsi="宋体"/>
          <w:lang w:eastAsia="zh-CN"/>
        </w:rPr>
      </w:pPr>
      <w:r w:rsidRPr="00A63828">
        <w:rPr>
          <w:rFonts w:ascii="宋体" w:hAnsi="宋体" w:hint="eastAsia"/>
          <w:lang w:eastAsia="zh-CN"/>
        </w:rPr>
        <w:t>文档状态:发布</w:t>
      </w:r>
    </w:p>
    <w:p w:rsidR="009F345F" w:rsidRDefault="009F345F" w:rsidP="009F345F">
      <w:pPr>
        <w:jc w:val="center"/>
        <w:rPr>
          <w:b/>
          <w:sz w:val="36"/>
          <w:szCs w:val="36"/>
        </w:rPr>
      </w:pPr>
    </w:p>
    <w:p w:rsidR="009F345F" w:rsidRDefault="009F345F" w:rsidP="009F345F">
      <w:pPr>
        <w:jc w:val="center"/>
        <w:rPr>
          <w:b/>
          <w:sz w:val="36"/>
          <w:szCs w:val="36"/>
        </w:rPr>
      </w:pPr>
    </w:p>
    <w:p w:rsidR="009F345F" w:rsidRDefault="009F345F" w:rsidP="009F345F">
      <w:pPr>
        <w:jc w:val="center"/>
        <w:rPr>
          <w:b/>
          <w:sz w:val="36"/>
          <w:szCs w:val="36"/>
        </w:rPr>
      </w:pPr>
    </w:p>
    <w:p w:rsidR="009F345F" w:rsidRDefault="009F345F" w:rsidP="009F345F">
      <w:pPr>
        <w:widowControl/>
        <w:jc w:val="left"/>
        <w:rPr>
          <w:b/>
          <w:sz w:val="36"/>
          <w:szCs w:val="36"/>
        </w:rPr>
      </w:pPr>
      <w:r>
        <w:rPr>
          <w:b/>
          <w:sz w:val="36"/>
          <w:szCs w:val="36"/>
        </w:rPr>
        <w:br w:type="page"/>
      </w:r>
    </w:p>
    <w:p w:rsidR="00D50E60" w:rsidRDefault="00D50E60" w:rsidP="009F345F">
      <w:pPr>
        <w:widowControl/>
        <w:jc w:val="left"/>
        <w:rPr>
          <w:b/>
          <w:sz w:val="36"/>
          <w:szCs w:val="36"/>
        </w:r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1"/>
          <w:szCs w:val="22"/>
          <w:lang w:val="zh-CN"/>
        </w:rPr>
        <w:id w:val="-1574970980"/>
        <w:docPartObj>
          <w:docPartGallery w:val="Table of Contents"/>
          <w:docPartUnique/>
        </w:docPartObj>
      </w:sdtPr>
      <w:sdtEndPr>
        <w:rPr>
          <w:rFonts w:ascii="微软雅黑" w:eastAsia="微软雅黑" w:hAnsi="微软雅黑"/>
          <w:b/>
        </w:rPr>
      </w:sdtEndPr>
      <w:sdtContent>
        <w:p w:rsidR="009F345F" w:rsidRPr="00C823C7" w:rsidRDefault="009F345F" w:rsidP="00CA1457">
          <w:pPr>
            <w:pStyle w:val="TOC"/>
            <w:numPr>
              <w:ilvl w:val="0"/>
              <w:numId w:val="0"/>
            </w:numPr>
            <w:ind w:firstLineChars="1800" w:firstLine="3780"/>
            <w:rPr>
              <w:rFonts w:ascii="微软雅黑" w:eastAsia="微软雅黑" w:hAnsi="微软雅黑"/>
              <w:color w:val="000000" w:themeColor="text1"/>
            </w:rPr>
          </w:pPr>
          <w:r w:rsidRPr="00C823C7">
            <w:rPr>
              <w:rFonts w:ascii="微软雅黑" w:eastAsia="微软雅黑" w:hAnsi="微软雅黑"/>
              <w:color w:val="000000" w:themeColor="text1"/>
              <w:lang w:val="zh-CN"/>
            </w:rPr>
            <w:t>目录</w:t>
          </w:r>
        </w:p>
        <w:p w:rsidR="00CB1548" w:rsidRDefault="009F345F">
          <w:pPr>
            <w:pStyle w:val="11"/>
            <w:tabs>
              <w:tab w:val="left" w:pos="440"/>
              <w:tab w:val="right" w:leader="dot" w:pos="8296"/>
            </w:tabs>
            <w:rPr>
              <w:noProof/>
              <w:kern w:val="2"/>
              <w:sz w:val="21"/>
            </w:rPr>
          </w:pPr>
          <w:r w:rsidRPr="00C823C7">
            <w:rPr>
              <w:rFonts w:ascii="微软雅黑" w:eastAsia="微软雅黑" w:hAnsi="微软雅黑"/>
              <w:b/>
            </w:rPr>
            <w:fldChar w:fldCharType="begin"/>
          </w:r>
          <w:r w:rsidRPr="00C823C7">
            <w:rPr>
              <w:rFonts w:ascii="微软雅黑" w:eastAsia="微软雅黑" w:hAnsi="微软雅黑"/>
              <w:b/>
            </w:rPr>
            <w:instrText xml:space="preserve"> TOC \o "1-3" \h \z \u </w:instrText>
          </w:r>
          <w:r w:rsidRPr="00C823C7">
            <w:rPr>
              <w:rFonts w:ascii="微软雅黑" w:eastAsia="微软雅黑" w:hAnsi="微软雅黑"/>
              <w:b/>
            </w:rPr>
            <w:fldChar w:fldCharType="separate"/>
          </w:r>
          <w:hyperlink w:anchor="_Toc78146364" w:history="1">
            <w:r w:rsidR="00CB1548" w:rsidRPr="0040020D">
              <w:rPr>
                <w:rStyle w:val="a7"/>
                <w:rFonts w:hint="eastAsia"/>
                <w:noProof/>
              </w:rPr>
              <w:t>一</w:t>
            </w:r>
            <w:r w:rsidR="00CB1548">
              <w:rPr>
                <w:noProof/>
                <w:kern w:val="2"/>
                <w:sz w:val="21"/>
              </w:rPr>
              <w:tab/>
            </w:r>
            <w:r w:rsidR="00CB1548" w:rsidRPr="0040020D">
              <w:rPr>
                <w:rStyle w:val="a7"/>
                <w:rFonts w:hint="eastAsia"/>
                <w:noProof/>
              </w:rPr>
              <w:t>前言</w:t>
            </w:r>
            <w:r w:rsidR="00CB1548">
              <w:rPr>
                <w:noProof/>
                <w:webHidden/>
              </w:rPr>
              <w:tab/>
            </w:r>
            <w:r w:rsidR="00CB1548">
              <w:rPr>
                <w:noProof/>
                <w:webHidden/>
              </w:rPr>
              <w:fldChar w:fldCharType="begin"/>
            </w:r>
            <w:r w:rsidR="00CB1548">
              <w:rPr>
                <w:noProof/>
                <w:webHidden/>
              </w:rPr>
              <w:instrText xml:space="preserve"> PAGEREF _Toc78146364 \h </w:instrText>
            </w:r>
            <w:r w:rsidR="00CB1548">
              <w:rPr>
                <w:noProof/>
                <w:webHidden/>
              </w:rPr>
            </w:r>
            <w:r w:rsidR="00CB1548">
              <w:rPr>
                <w:noProof/>
                <w:webHidden/>
              </w:rPr>
              <w:fldChar w:fldCharType="separate"/>
            </w:r>
            <w:r w:rsidR="00CB1548">
              <w:rPr>
                <w:noProof/>
                <w:webHidden/>
              </w:rPr>
              <w:t>5</w:t>
            </w:r>
            <w:r w:rsidR="00CB1548">
              <w:rPr>
                <w:noProof/>
                <w:webHidden/>
              </w:rPr>
              <w:fldChar w:fldCharType="end"/>
            </w:r>
          </w:hyperlink>
        </w:p>
        <w:p w:rsidR="00CB1548" w:rsidRDefault="00D36916">
          <w:pPr>
            <w:pStyle w:val="11"/>
            <w:tabs>
              <w:tab w:val="left" w:pos="63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78146365" w:history="1">
            <w:r w:rsidR="00CB1548" w:rsidRPr="0040020D">
              <w:rPr>
                <w:rStyle w:val="a7"/>
                <w:rFonts w:hint="eastAsia"/>
                <w:noProof/>
              </w:rPr>
              <w:t>二</w:t>
            </w:r>
            <w:r w:rsidR="00CB1548">
              <w:rPr>
                <w:noProof/>
                <w:kern w:val="2"/>
                <w:sz w:val="21"/>
              </w:rPr>
              <w:tab/>
            </w:r>
            <w:r w:rsidR="00CB1548" w:rsidRPr="0040020D">
              <w:rPr>
                <w:rStyle w:val="a7"/>
                <w:noProof/>
              </w:rPr>
              <w:t>G3WCSDB</w:t>
            </w:r>
            <w:r w:rsidR="00CB1548" w:rsidRPr="0040020D">
              <w:rPr>
                <w:rStyle w:val="a7"/>
                <w:rFonts w:hint="eastAsia"/>
                <w:noProof/>
              </w:rPr>
              <w:t>服务器备机重启</w:t>
            </w:r>
            <w:r w:rsidR="00CB1548">
              <w:rPr>
                <w:noProof/>
                <w:webHidden/>
              </w:rPr>
              <w:tab/>
            </w:r>
            <w:r w:rsidR="00CB1548">
              <w:rPr>
                <w:noProof/>
                <w:webHidden/>
              </w:rPr>
              <w:fldChar w:fldCharType="begin"/>
            </w:r>
            <w:r w:rsidR="00CB1548">
              <w:rPr>
                <w:noProof/>
                <w:webHidden/>
              </w:rPr>
              <w:instrText xml:space="preserve"> PAGEREF _Toc78146365 \h </w:instrText>
            </w:r>
            <w:r w:rsidR="00CB1548">
              <w:rPr>
                <w:noProof/>
                <w:webHidden/>
              </w:rPr>
            </w:r>
            <w:r w:rsidR="00CB1548">
              <w:rPr>
                <w:noProof/>
                <w:webHidden/>
              </w:rPr>
              <w:fldChar w:fldCharType="separate"/>
            </w:r>
            <w:r w:rsidR="00CB1548">
              <w:rPr>
                <w:noProof/>
                <w:webHidden/>
              </w:rPr>
              <w:t>6</w:t>
            </w:r>
            <w:r w:rsidR="00CB1548">
              <w:rPr>
                <w:noProof/>
                <w:webHidden/>
              </w:rPr>
              <w:fldChar w:fldCharType="end"/>
            </w:r>
          </w:hyperlink>
        </w:p>
        <w:p w:rsidR="00CB1548" w:rsidRDefault="00D36916">
          <w:pPr>
            <w:pStyle w:val="21"/>
            <w:tabs>
              <w:tab w:val="left" w:pos="63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78146366" w:history="1">
            <w:r w:rsidR="00CB1548" w:rsidRPr="0040020D">
              <w:rPr>
                <w:rStyle w:val="a7"/>
                <w:noProof/>
              </w:rPr>
              <w:t>1.</w:t>
            </w:r>
            <w:r w:rsidR="00CB1548">
              <w:rPr>
                <w:noProof/>
                <w:kern w:val="2"/>
                <w:sz w:val="21"/>
              </w:rPr>
              <w:tab/>
            </w:r>
            <w:r w:rsidR="00CB1548" w:rsidRPr="0040020D">
              <w:rPr>
                <w:rStyle w:val="a7"/>
                <w:rFonts w:hint="eastAsia"/>
                <w:noProof/>
              </w:rPr>
              <w:t>系统列表</w:t>
            </w:r>
            <w:r w:rsidR="00CB1548">
              <w:rPr>
                <w:noProof/>
                <w:webHidden/>
              </w:rPr>
              <w:tab/>
            </w:r>
            <w:r w:rsidR="00CB1548">
              <w:rPr>
                <w:noProof/>
                <w:webHidden/>
              </w:rPr>
              <w:fldChar w:fldCharType="begin"/>
            </w:r>
            <w:r w:rsidR="00CB1548">
              <w:rPr>
                <w:noProof/>
                <w:webHidden/>
              </w:rPr>
              <w:instrText xml:space="preserve"> PAGEREF _Toc78146366 \h </w:instrText>
            </w:r>
            <w:r w:rsidR="00CB1548">
              <w:rPr>
                <w:noProof/>
                <w:webHidden/>
              </w:rPr>
            </w:r>
            <w:r w:rsidR="00CB1548">
              <w:rPr>
                <w:noProof/>
                <w:webHidden/>
              </w:rPr>
              <w:fldChar w:fldCharType="separate"/>
            </w:r>
            <w:r w:rsidR="00CB1548">
              <w:rPr>
                <w:noProof/>
                <w:webHidden/>
              </w:rPr>
              <w:t>6</w:t>
            </w:r>
            <w:r w:rsidR="00CB1548">
              <w:rPr>
                <w:noProof/>
                <w:webHidden/>
              </w:rPr>
              <w:fldChar w:fldCharType="end"/>
            </w:r>
          </w:hyperlink>
        </w:p>
        <w:p w:rsidR="00CB1548" w:rsidRDefault="00D36916">
          <w:pPr>
            <w:pStyle w:val="21"/>
            <w:tabs>
              <w:tab w:val="left" w:pos="63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78146367" w:history="1">
            <w:r w:rsidR="00CB1548" w:rsidRPr="0040020D">
              <w:rPr>
                <w:rStyle w:val="a7"/>
                <w:noProof/>
              </w:rPr>
              <w:t>2.</w:t>
            </w:r>
            <w:r w:rsidR="00CB1548">
              <w:rPr>
                <w:noProof/>
                <w:kern w:val="2"/>
                <w:sz w:val="21"/>
              </w:rPr>
              <w:tab/>
            </w:r>
            <w:r w:rsidR="00CB1548" w:rsidRPr="0040020D">
              <w:rPr>
                <w:rStyle w:val="a7"/>
                <w:rFonts w:hint="eastAsia"/>
                <w:noProof/>
              </w:rPr>
              <w:t>重启前操作</w:t>
            </w:r>
            <w:r w:rsidR="00CB1548">
              <w:rPr>
                <w:noProof/>
                <w:webHidden/>
              </w:rPr>
              <w:tab/>
            </w:r>
            <w:r w:rsidR="00CB1548">
              <w:rPr>
                <w:noProof/>
                <w:webHidden/>
              </w:rPr>
              <w:fldChar w:fldCharType="begin"/>
            </w:r>
            <w:r w:rsidR="00CB1548">
              <w:rPr>
                <w:noProof/>
                <w:webHidden/>
              </w:rPr>
              <w:instrText xml:space="preserve"> PAGEREF _Toc78146367 \h </w:instrText>
            </w:r>
            <w:r w:rsidR="00CB1548">
              <w:rPr>
                <w:noProof/>
                <w:webHidden/>
              </w:rPr>
            </w:r>
            <w:r w:rsidR="00CB1548">
              <w:rPr>
                <w:noProof/>
                <w:webHidden/>
              </w:rPr>
              <w:fldChar w:fldCharType="separate"/>
            </w:r>
            <w:r w:rsidR="00CB1548">
              <w:rPr>
                <w:noProof/>
                <w:webHidden/>
              </w:rPr>
              <w:t>6</w:t>
            </w:r>
            <w:r w:rsidR="00CB1548">
              <w:rPr>
                <w:noProof/>
                <w:webHidden/>
              </w:rPr>
              <w:fldChar w:fldCharType="end"/>
            </w:r>
          </w:hyperlink>
        </w:p>
        <w:p w:rsidR="00CB1548" w:rsidRDefault="00D36916">
          <w:pPr>
            <w:pStyle w:val="21"/>
            <w:tabs>
              <w:tab w:val="left" w:pos="63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78146368" w:history="1">
            <w:r w:rsidR="00CB1548" w:rsidRPr="0040020D">
              <w:rPr>
                <w:rStyle w:val="a7"/>
                <w:noProof/>
              </w:rPr>
              <w:t>3.</w:t>
            </w:r>
            <w:r w:rsidR="00CB1548">
              <w:rPr>
                <w:noProof/>
                <w:kern w:val="2"/>
                <w:sz w:val="21"/>
              </w:rPr>
              <w:tab/>
            </w:r>
            <w:r w:rsidR="00CB1548" w:rsidRPr="0040020D">
              <w:rPr>
                <w:rStyle w:val="a7"/>
                <w:rFonts w:hint="eastAsia"/>
                <w:noProof/>
              </w:rPr>
              <w:t>重启服务器</w:t>
            </w:r>
            <w:r w:rsidR="00CB1548">
              <w:rPr>
                <w:noProof/>
                <w:webHidden/>
              </w:rPr>
              <w:tab/>
            </w:r>
            <w:r w:rsidR="00CB1548">
              <w:rPr>
                <w:noProof/>
                <w:webHidden/>
              </w:rPr>
              <w:fldChar w:fldCharType="begin"/>
            </w:r>
            <w:r w:rsidR="00CB1548">
              <w:rPr>
                <w:noProof/>
                <w:webHidden/>
              </w:rPr>
              <w:instrText xml:space="preserve"> PAGEREF _Toc78146368 \h </w:instrText>
            </w:r>
            <w:r w:rsidR="00CB1548">
              <w:rPr>
                <w:noProof/>
                <w:webHidden/>
              </w:rPr>
            </w:r>
            <w:r w:rsidR="00CB1548">
              <w:rPr>
                <w:noProof/>
                <w:webHidden/>
              </w:rPr>
              <w:fldChar w:fldCharType="separate"/>
            </w:r>
            <w:r w:rsidR="00CB1548">
              <w:rPr>
                <w:noProof/>
                <w:webHidden/>
              </w:rPr>
              <w:t>7</w:t>
            </w:r>
            <w:r w:rsidR="00CB1548">
              <w:rPr>
                <w:noProof/>
                <w:webHidden/>
              </w:rPr>
              <w:fldChar w:fldCharType="end"/>
            </w:r>
          </w:hyperlink>
        </w:p>
        <w:p w:rsidR="00CB1548" w:rsidRDefault="00D36916">
          <w:pPr>
            <w:pStyle w:val="21"/>
            <w:tabs>
              <w:tab w:val="left" w:pos="63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78146369" w:history="1">
            <w:r w:rsidR="00CB1548" w:rsidRPr="0040020D">
              <w:rPr>
                <w:rStyle w:val="a7"/>
                <w:noProof/>
              </w:rPr>
              <w:t>4.</w:t>
            </w:r>
            <w:r w:rsidR="00CB1548">
              <w:rPr>
                <w:noProof/>
                <w:kern w:val="2"/>
                <w:sz w:val="21"/>
              </w:rPr>
              <w:tab/>
            </w:r>
            <w:r w:rsidR="00CB1548" w:rsidRPr="0040020D">
              <w:rPr>
                <w:rStyle w:val="a7"/>
                <w:rFonts w:hint="eastAsia"/>
                <w:noProof/>
              </w:rPr>
              <w:t>重启后检查</w:t>
            </w:r>
            <w:r w:rsidR="00CB1548">
              <w:rPr>
                <w:noProof/>
                <w:webHidden/>
              </w:rPr>
              <w:tab/>
            </w:r>
            <w:r w:rsidR="00CB1548">
              <w:rPr>
                <w:noProof/>
                <w:webHidden/>
              </w:rPr>
              <w:fldChar w:fldCharType="begin"/>
            </w:r>
            <w:r w:rsidR="00CB1548">
              <w:rPr>
                <w:noProof/>
                <w:webHidden/>
              </w:rPr>
              <w:instrText xml:space="preserve"> PAGEREF _Toc78146369 \h </w:instrText>
            </w:r>
            <w:r w:rsidR="00CB1548">
              <w:rPr>
                <w:noProof/>
                <w:webHidden/>
              </w:rPr>
            </w:r>
            <w:r w:rsidR="00CB1548">
              <w:rPr>
                <w:noProof/>
                <w:webHidden/>
              </w:rPr>
              <w:fldChar w:fldCharType="separate"/>
            </w:r>
            <w:r w:rsidR="00CB1548">
              <w:rPr>
                <w:noProof/>
                <w:webHidden/>
              </w:rPr>
              <w:t>7</w:t>
            </w:r>
            <w:r w:rsidR="00CB1548">
              <w:rPr>
                <w:noProof/>
                <w:webHidden/>
              </w:rPr>
              <w:fldChar w:fldCharType="end"/>
            </w:r>
          </w:hyperlink>
        </w:p>
        <w:p w:rsidR="00CB1548" w:rsidRDefault="00D36916">
          <w:pPr>
            <w:pStyle w:val="11"/>
            <w:tabs>
              <w:tab w:val="left" w:pos="63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78146395" w:history="1">
            <w:r w:rsidR="00CB1548" w:rsidRPr="0040020D">
              <w:rPr>
                <w:rStyle w:val="a7"/>
                <w:rFonts w:hint="eastAsia"/>
                <w:noProof/>
              </w:rPr>
              <w:t>三</w:t>
            </w:r>
            <w:r w:rsidR="00CB1548">
              <w:rPr>
                <w:noProof/>
                <w:kern w:val="2"/>
                <w:sz w:val="21"/>
              </w:rPr>
              <w:tab/>
            </w:r>
            <w:r w:rsidR="00CB1548" w:rsidRPr="0040020D">
              <w:rPr>
                <w:rStyle w:val="a7"/>
                <w:noProof/>
              </w:rPr>
              <w:t>G3RMXAS</w:t>
            </w:r>
            <w:r w:rsidR="00CB1548" w:rsidRPr="0040020D">
              <w:rPr>
                <w:rStyle w:val="a7"/>
                <w:rFonts w:hint="eastAsia"/>
                <w:noProof/>
              </w:rPr>
              <w:t>服务器备机重启</w:t>
            </w:r>
            <w:r w:rsidR="00CB1548">
              <w:rPr>
                <w:noProof/>
                <w:webHidden/>
              </w:rPr>
              <w:tab/>
            </w:r>
            <w:r w:rsidR="00CB1548">
              <w:rPr>
                <w:noProof/>
                <w:webHidden/>
              </w:rPr>
              <w:fldChar w:fldCharType="begin"/>
            </w:r>
            <w:r w:rsidR="00CB1548">
              <w:rPr>
                <w:noProof/>
                <w:webHidden/>
              </w:rPr>
              <w:instrText xml:space="preserve"> PAGEREF _Toc78146395 \h </w:instrText>
            </w:r>
            <w:r w:rsidR="00CB1548">
              <w:rPr>
                <w:noProof/>
                <w:webHidden/>
              </w:rPr>
            </w:r>
            <w:r w:rsidR="00CB1548">
              <w:rPr>
                <w:noProof/>
                <w:webHidden/>
              </w:rPr>
              <w:fldChar w:fldCharType="separate"/>
            </w:r>
            <w:r w:rsidR="00CB1548">
              <w:rPr>
                <w:noProof/>
                <w:webHidden/>
              </w:rPr>
              <w:t>9</w:t>
            </w:r>
            <w:r w:rsidR="00CB1548">
              <w:rPr>
                <w:noProof/>
                <w:webHidden/>
              </w:rPr>
              <w:fldChar w:fldCharType="end"/>
            </w:r>
          </w:hyperlink>
        </w:p>
        <w:p w:rsidR="00CB1548" w:rsidRDefault="00D36916">
          <w:pPr>
            <w:pStyle w:val="21"/>
            <w:tabs>
              <w:tab w:val="left" w:pos="63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78146396" w:history="1">
            <w:r w:rsidR="00CB1548" w:rsidRPr="0040020D">
              <w:rPr>
                <w:rStyle w:val="a7"/>
                <w:noProof/>
              </w:rPr>
              <w:t>1.</w:t>
            </w:r>
            <w:r w:rsidR="00CB1548">
              <w:rPr>
                <w:noProof/>
                <w:kern w:val="2"/>
                <w:sz w:val="21"/>
              </w:rPr>
              <w:tab/>
            </w:r>
            <w:r w:rsidR="00CB1548" w:rsidRPr="0040020D">
              <w:rPr>
                <w:rStyle w:val="a7"/>
                <w:rFonts w:hint="eastAsia"/>
                <w:noProof/>
              </w:rPr>
              <w:t>系统列表</w:t>
            </w:r>
            <w:r w:rsidR="00CB1548">
              <w:rPr>
                <w:noProof/>
                <w:webHidden/>
              </w:rPr>
              <w:tab/>
            </w:r>
            <w:r w:rsidR="00CB1548">
              <w:rPr>
                <w:noProof/>
                <w:webHidden/>
              </w:rPr>
              <w:fldChar w:fldCharType="begin"/>
            </w:r>
            <w:r w:rsidR="00CB1548">
              <w:rPr>
                <w:noProof/>
                <w:webHidden/>
              </w:rPr>
              <w:instrText xml:space="preserve"> PAGEREF _Toc78146396 \h </w:instrText>
            </w:r>
            <w:r w:rsidR="00CB1548">
              <w:rPr>
                <w:noProof/>
                <w:webHidden/>
              </w:rPr>
            </w:r>
            <w:r w:rsidR="00CB1548">
              <w:rPr>
                <w:noProof/>
                <w:webHidden/>
              </w:rPr>
              <w:fldChar w:fldCharType="separate"/>
            </w:r>
            <w:r w:rsidR="00CB1548">
              <w:rPr>
                <w:noProof/>
                <w:webHidden/>
              </w:rPr>
              <w:t>9</w:t>
            </w:r>
            <w:r w:rsidR="00CB1548">
              <w:rPr>
                <w:noProof/>
                <w:webHidden/>
              </w:rPr>
              <w:fldChar w:fldCharType="end"/>
            </w:r>
          </w:hyperlink>
        </w:p>
        <w:p w:rsidR="00CB1548" w:rsidRDefault="00D36916">
          <w:pPr>
            <w:pStyle w:val="21"/>
            <w:tabs>
              <w:tab w:val="left" w:pos="63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78146397" w:history="1">
            <w:r w:rsidR="00CB1548" w:rsidRPr="0040020D">
              <w:rPr>
                <w:rStyle w:val="a7"/>
                <w:noProof/>
              </w:rPr>
              <w:t>2.</w:t>
            </w:r>
            <w:r w:rsidR="00CB1548">
              <w:rPr>
                <w:noProof/>
                <w:kern w:val="2"/>
                <w:sz w:val="21"/>
              </w:rPr>
              <w:tab/>
            </w:r>
            <w:r w:rsidR="00CB1548" w:rsidRPr="0040020D">
              <w:rPr>
                <w:rStyle w:val="a7"/>
                <w:rFonts w:hint="eastAsia"/>
                <w:noProof/>
              </w:rPr>
              <w:t>重启前操作</w:t>
            </w:r>
            <w:r w:rsidR="00CB1548">
              <w:rPr>
                <w:noProof/>
                <w:webHidden/>
              </w:rPr>
              <w:tab/>
            </w:r>
            <w:r w:rsidR="00CB1548">
              <w:rPr>
                <w:noProof/>
                <w:webHidden/>
              </w:rPr>
              <w:fldChar w:fldCharType="begin"/>
            </w:r>
            <w:r w:rsidR="00CB1548">
              <w:rPr>
                <w:noProof/>
                <w:webHidden/>
              </w:rPr>
              <w:instrText xml:space="preserve"> PAGEREF _Toc78146397 \h </w:instrText>
            </w:r>
            <w:r w:rsidR="00CB1548">
              <w:rPr>
                <w:noProof/>
                <w:webHidden/>
              </w:rPr>
            </w:r>
            <w:r w:rsidR="00CB1548">
              <w:rPr>
                <w:noProof/>
                <w:webHidden/>
              </w:rPr>
              <w:fldChar w:fldCharType="separate"/>
            </w:r>
            <w:r w:rsidR="00CB1548">
              <w:rPr>
                <w:noProof/>
                <w:webHidden/>
              </w:rPr>
              <w:t>9</w:t>
            </w:r>
            <w:r w:rsidR="00CB1548">
              <w:rPr>
                <w:noProof/>
                <w:webHidden/>
              </w:rPr>
              <w:fldChar w:fldCharType="end"/>
            </w:r>
          </w:hyperlink>
        </w:p>
        <w:p w:rsidR="00CB1548" w:rsidRDefault="00D36916">
          <w:pPr>
            <w:pStyle w:val="21"/>
            <w:tabs>
              <w:tab w:val="left" w:pos="63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78146402" w:history="1">
            <w:r w:rsidR="00CB1548" w:rsidRPr="0040020D">
              <w:rPr>
                <w:rStyle w:val="a7"/>
                <w:noProof/>
              </w:rPr>
              <w:t>3.</w:t>
            </w:r>
            <w:r w:rsidR="00CB1548">
              <w:rPr>
                <w:noProof/>
                <w:kern w:val="2"/>
                <w:sz w:val="21"/>
              </w:rPr>
              <w:tab/>
            </w:r>
            <w:r w:rsidR="00CB1548" w:rsidRPr="0040020D">
              <w:rPr>
                <w:rStyle w:val="a7"/>
                <w:rFonts w:hint="eastAsia"/>
                <w:noProof/>
              </w:rPr>
              <w:t>重启服务器</w:t>
            </w:r>
            <w:r w:rsidR="00CB1548">
              <w:rPr>
                <w:noProof/>
                <w:webHidden/>
              </w:rPr>
              <w:tab/>
            </w:r>
            <w:r w:rsidR="00CB1548">
              <w:rPr>
                <w:noProof/>
                <w:webHidden/>
              </w:rPr>
              <w:fldChar w:fldCharType="begin"/>
            </w:r>
            <w:r w:rsidR="00CB1548">
              <w:rPr>
                <w:noProof/>
                <w:webHidden/>
              </w:rPr>
              <w:instrText xml:space="preserve"> PAGEREF _Toc78146402 \h </w:instrText>
            </w:r>
            <w:r w:rsidR="00CB1548">
              <w:rPr>
                <w:noProof/>
                <w:webHidden/>
              </w:rPr>
            </w:r>
            <w:r w:rsidR="00CB1548">
              <w:rPr>
                <w:noProof/>
                <w:webHidden/>
              </w:rPr>
              <w:fldChar w:fldCharType="separate"/>
            </w:r>
            <w:r w:rsidR="00CB1548">
              <w:rPr>
                <w:noProof/>
                <w:webHidden/>
              </w:rPr>
              <w:t>10</w:t>
            </w:r>
            <w:r w:rsidR="00CB1548">
              <w:rPr>
                <w:noProof/>
                <w:webHidden/>
              </w:rPr>
              <w:fldChar w:fldCharType="end"/>
            </w:r>
          </w:hyperlink>
        </w:p>
        <w:p w:rsidR="00CB1548" w:rsidRDefault="00D36916">
          <w:pPr>
            <w:pStyle w:val="21"/>
            <w:tabs>
              <w:tab w:val="left" w:pos="63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78146403" w:history="1">
            <w:r w:rsidR="00CB1548" w:rsidRPr="0040020D">
              <w:rPr>
                <w:rStyle w:val="a7"/>
                <w:noProof/>
              </w:rPr>
              <w:t>4.</w:t>
            </w:r>
            <w:r w:rsidR="00CB1548">
              <w:rPr>
                <w:noProof/>
                <w:kern w:val="2"/>
                <w:sz w:val="21"/>
              </w:rPr>
              <w:tab/>
            </w:r>
            <w:r w:rsidR="00CB1548" w:rsidRPr="0040020D">
              <w:rPr>
                <w:rStyle w:val="a7"/>
                <w:rFonts w:hint="eastAsia"/>
                <w:noProof/>
              </w:rPr>
              <w:t>重启后检查</w:t>
            </w:r>
            <w:r w:rsidR="00CB1548">
              <w:rPr>
                <w:noProof/>
                <w:webHidden/>
              </w:rPr>
              <w:tab/>
            </w:r>
            <w:r w:rsidR="00CB1548">
              <w:rPr>
                <w:noProof/>
                <w:webHidden/>
              </w:rPr>
              <w:fldChar w:fldCharType="begin"/>
            </w:r>
            <w:r w:rsidR="00CB1548">
              <w:rPr>
                <w:noProof/>
                <w:webHidden/>
              </w:rPr>
              <w:instrText xml:space="preserve"> PAGEREF _Toc78146403 \h </w:instrText>
            </w:r>
            <w:r w:rsidR="00CB1548">
              <w:rPr>
                <w:noProof/>
                <w:webHidden/>
              </w:rPr>
            </w:r>
            <w:r w:rsidR="00CB1548">
              <w:rPr>
                <w:noProof/>
                <w:webHidden/>
              </w:rPr>
              <w:fldChar w:fldCharType="separate"/>
            </w:r>
            <w:r w:rsidR="00CB1548">
              <w:rPr>
                <w:noProof/>
                <w:webHidden/>
              </w:rPr>
              <w:t>10</w:t>
            </w:r>
            <w:r w:rsidR="00CB1548">
              <w:rPr>
                <w:noProof/>
                <w:webHidden/>
              </w:rPr>
              <w:fldChar w:fldCharType="end"/>
            </w:r>
          </w:hyperlink>
        </w:p>
        <w:p w:rsidR="00CB1548" w:rsidRDefault="00D36916">
          <w:pPr>
            <w:pStyle w:val="11"/>
            <w:tabs>
              <w:tab w:val="left" w:pos="63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78146524" w:history="1">
            <w:r w:rsidR="00CB1548" w:rsidRPr="0040020D">
              <w:rPr>
                <w:rStyle w:val="a7"/>
                <w:rFonts w:hint="eastAsia"/>
                <w:noProof/>
              </w:rPr>
              <w:t>四</w:t>
            </w:r>
            <w:r w:rsidR="00CB1548">
              <w:rPr>
                <w:noProof/>
                <w:kern w:val="2"/>
                <w:sz w:val="21"/>
              </w:rPr>
              <w:tab/>
            </w:r>
            <w:r w:rsidR="00CB1548" w:rsidRPr="0040020D">
              <w:rPr>
                <w:rStyle w:val="a7"/>
                <w:noProof/>
              </w:rPr>
              <w:t>G3RMXDB</w:t>
            </w:r>
            <w:r w:rsidR="00CB1548" w:rsidRPr="0040020D">
              <w:rPr>
                <w:rStyle w:val="a7"/>
                <w:rFonts w:hint="eastAsia"/>
                <w:noProof/>
              </w:rPr>
              <w:t>服务器备机重启</w:t>
            </w:r>
            <w:r w:rsidR="00CB1548">
              <w:rPr>
                <w:noProof/>
                <w:webHidden/>
              </w:rPr>
              <w:tab/>
            </w:r>
            <w:r w:rsidR="00CB1548">
              <w:rPr>
                <w:noProof/>
                <w:webHidden/>
              </w:rPr>
              <w:fldChar w:fldCharType="begin"/>
            </w:r>
            <w:r w:rsidR="00CB1548">
              <w:rPr>
                <w:noProof/>
                <w:webHidden/>
              </w:rPr>
              <w:instrText xml:space="preserve"> PAGEREF _Toc78146524 \h </w:instrText>
            </w:r>
            <w:r w:rsidR="00CB1548">
              <w:rPr>
                <w:noProof/>
                <w:webHidden/>
              </w:rPr>
            </w:r>
            <w:r w:rsidR="00CB1548">
              <w:rPr>
                <w:noProof/>
                <w:webHidden/>
              </w:rPr>
              <w:fldChar w:fldCharType="separate"/>
            </w:r>
            <w:r w:rsidR="00CB1548">
              <w:rPr>
                <w:noProof/>
                <w:webHidden/>
              </w:rPr>
              <w:t>12</w:t>
            </w:r>
            <w:r w:rsidR="00CB1548">
              <w:rPr>
                <w:noProof/>
                <w:webHidden/>
              </w:rPr>
              <w:fldChar w:fldCharType="end"/>
            </w:r>
          </w:hyperlink>
        </w:p>
        <w:p w:rsidR="00CB1548" w:rsidRDefault="00D36916">
          <w:pPr>
            <w:pStyle w:val="21"/>
            <w:tabs>
              <w:tab w:val="left" w:pos="63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78146525" w:history="1">
            <w:r w:rsidR="00CB1548" w:rsidRPr="0040020D">
              <w:rPr>
                <w:rStyle w:val="a7"/>
                <w:noProof/>
              </w:rPr>
              <w:t>1.</w:t>
            </w:r>
            <w:r w:rsidR="00CB1548">
              <w:rPr>
                <w:noProof/>
                <w:kern w:val="2"/>
                <w:sz w:val="21"/>
              </w:rPr>
              <w:tab/>
            </w:r>
            <w:r w:rsidR="00CB1548" w:rsidRPr="0040020D">
              <w:rPr>
                <w:rStyle w:val="a7"/>
                <w:rFonts w:hint="eastAsia"/>
                <w:noProof/>
              </w:rPr>
              <w:t>系统列表</w:t>
            </w:r>
            <w:r w:rsidR="00CB1548">
              <w:rPr>
                <w:noProof/>
                <w:webHidden/>
              </w:rPr>
              <w:tab/>
            </w:r>
            <w:r w:rsidR="00CB1548">
              <w:rPr>
                <w:noProof/>
                <w:webHidden/>
              </w:rPr>
              <w:fldChar w:fldCharType="begin"/>
            </w:r>
            <w:r w:rsidR="00CB1548">
              <w:rPr>
                <w:noProof/>
                <w:webHidden/>
              </w:rPr>
              <w:instrText xml:space="preserve"> PAGEREF _Toc78146525 \h </w:instrText>
            </w:r>
            <w:r w:rsidR="00CB1548">
              <w:rPr>
                <w:noProof/>
                <w:webHidden/>
              </w:rPr>
            </w:r>
            <w:r w:rsidR="00CB1548">
              <w:rPr>
                <w:noProof/>
                <w:webHidden/>
              </w:rPr>
              <w:fldChar w:fldCharType="separate"/>
            </w:r>
            <w:r w:rsidR="00CB1548">
              <w:rPr>
                <w:noProof/>
                <w:webHidden/>
              </w:rPr>
              <w:t>12</w:t>
            </w:r>
            <w:r w:rsidR="00CB1548">
              <w:rPr>
                <w:noProof/>
                <w:webHidden/>
              </w:rPr>
              <w:fldChar w:fldCharType="end"/>
            </w:r>
          </w:hyperlink>
        </w:p>
        <w:p w:rsidR="00CB1548" w:rsidRDefault="00D36916">
          <w:pPr>
            <w:pStyle w:val="21"/>
            <w:tabs>
              <w:tab w:val="left" w:pos="63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78146526" w:history="1">
            <w:r w:rsidR="00CB1548" w:rsidRPr="0040020D">
              <w:rPr>
                <w:rStyle w:val="a7"/>
                <w:noProof/>
              </w:rPr>
              <w:t>2.</w:t>
            </w:r>
            <w:r w:rsidR="00CB1548">
              <w:rPr>
                <w:noProof/>
                <w:kern w:val="2"/>
                <w:sz w:val="21"/>
              </w:rPr>
              <w:tab/>
            </w:r>
            <w:r w:rsidR="00CB1548" w:rsidRPr="0040020D">
              <w:rPr>
                <w:rStyle w:val="a7"/>
                <w:rFonts w:hint="eastAsia"/>
                <w:noProof/>
              </w:rPr>
              <w:t>重启前操作</w:t>
            </w:r>
            <w:r w:rsidR="00CB1548">
              <w:rPr>
                <w:noProof/>
                <w:webHidden/>
              </w:rPr>
              <w:tab/>
            </w:r>
            <w:r w:rsidR="00CB1548">
              <w:rPr>
                <w:noProof/>
                <w:webHidden/>
              </w:rPr>
              <w:fldChar w:fldCharType="begin"/>
            </w:r>
            <w:r w:rsidR="00CB1548">
              <w:rPr>
                <w:noProof/>
                <w:webHidden/>
              </w:rPr>
              <w:instrText xml:space="preserve"> PAGEREF _Toc78146526 \h </w:instrText>
            </w:r>
            <w:r w:rsidR="00CB1548">
              <w:rPr>
                <w:noProof/>
                <w:webHidden/>
              </w:rPr>
            </w:r>
            <w:r w:rsidR="00CB1548">
              <w:rPr>
                <w:noProof/>
                <w:webHidden/>
              </w:rPr>
              <w:fldChar w:fldCharType="separate"/>
            </w:r>
            <w:r w:rsidR="00CB1548">
              <w:rPr>
                <w:noProof/>
                <w:webHidden/>
              </w:rPr>
              <w:t>12</w:t>
            </w:r>
            <w:r w:rsidR="00CB1548">
              <w:rPr>
                <w:noProof/>
                <w:webHidden/>
              </w:rPr>
              <w:fldChar w:fldCharType="end"/>
            </w:r>
          </w:hyperlink>
        </w:p>
        <w:p w:rsidR="00CB1548" w:rsidRDefault="00D36916">
          <w:pPr>
            <w:pStyle w:val="21"/>
            <w:tabs>
              <w:tab w:val="left" w:pos="63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78146527" w:history="1">
            <w:r w:rsidR="00CB1548" w:rsidRPr="0040020D">
              <w:rPr>
                <w:rStyle w:val="a7"/>
                <w:noProof/>
              </w:rPr>
              <w:t>3.</w:t>
            </w:r>
            <w:r w:rsidR="00CB1548">
              <w:rPr>
                <w:noProof/>
                <w:kern w:val="2"/>
                <w:sz w:val="21"/>
              </w:rPr>
              <w:tab/>
            </w:r>
            <w:r w:rsidR="00CB1548" w:rsidRPr="0040020D">
              <w:rPr>
                <w:rStyle w:val="a7"/>
                <w:rFonts w:hint="eastAsia"/>
                <w:noProof/>
              </w:rPr>
              <w:t>重启服务器</w:t>
            </w:r>
            <w:r w:rsidR="00CB1548">
              <w:rPr>
                <w:noProof/>
                <w:webHidden/>
              </w:rPr>
              <w:tab/>
            </w:r>
            <w:r w:rsidR="00CB1548">
              <w:rPr>
                <w:noProof/>
                <w:webHidden/>
              </w:rPr>
              <w:fldChar w:fldCharType="begin"/>
            </w:r>
            <w:r w:rsidR="00CB1548">
              <w:rPr>
                <w:noProof/>
                <w:webHidden/>
              </w:rPr>
              <w:instrText xml:space="preserve"> PAGEREF _Toc78146527 \h </w:instrText>
            </w:r>
            <w:r w:rsidR="00CB1548">
              <w:rPr>
                <w:noProof/>
                <w:webHidden/>
              </w:rPr>
            </w:r>
            <w:r w:rsidR="00CB1548">
              <w:rPr>
                <w:noProof/>
                <w:webHidden/>
              </w:rPr>
              <w:fldChar w:fldCharType="separate"/>
            </w:r>
            <w:r w:rsidR="00CB1548">
              <w:rPr>
                <w:noProof/>
                <w:webHidden/>
              </w:rPr>
              <w:t>13</w:t>
            </w:r>
            <w:r w:rsidR="00CB1548">
              <w:rPr>
                <w:noProof/>
                <w:webHidden/>
              </w:rPr>
              <w:fldChar w:fldCharType="end"/>
            </w:r>
          </w:hyperlink>
        </w:p>
        <w:p w:rsidR="00CB1548" w:rsidRDefault="00D36916">
          <w:pPr>
            <w:pStyle w:val="21"/>
            <w:tabs>
              <w:tab w:val="left" w:pos="63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78146528" w:history="1">
            <w:r w:rsidR="00CB1548" w:rsidRPr="0040020D">
              <w:rPr>
                <w:rStyle w:val="a7"/>
                <w:noProof/>
              </w:rPr>
              <w:t>4.</w:t>
            </w:r>
            <w:r w:rsidR="00CB1548">
              <w:rPr>
                <w:noProof/>
                <w:kern w:val="2"/>
                <w:sz w:val="21"/>
              </w:rPr>
              <w:tab/>
            </w:r>
            <w:r w:rsidR="00CB1548" w:rsidRPr="0040020D">
              <w:rPr>
                <w:rStyle w:val="a7"/>
                <w:rFonts w:hint="eastAsia"/>
                <w:noProof/>
              </w:rPr>
              <w:t>重启后检查</w:t>
            </w:r>
            <w:r w:rsidR="00CB1548">
              <w:rPr>
                <w:noProof/>
                <w:webHidden/>
              </w:rPr>
              <w:tab/>
            </w:r>
            <w:r w:rsidR="00CB1548">
              <w:rPr>
                <w:noProof/>
                <w:webHidden/>
              </w:rPr>
              <w:fldChar w:fldCharType="begin"/>
            </w:r>
            <w:r w:rsidR="00CB1548">
              <w:rPr>
                <w:noProof/>
                <w:webHidden/>
              </w:rPr>
              <w:instrText xml:space="preserve"> PAGEREF _Toc78146528 \h </w:instrText>
            </w:r>
            <w:r w:rsidR="00CB1548">
              <w:rPr>
                <w:noProof/>
                <w:webHidden/>
              </w:rPr>
            </w:r>
            <w:r w:rsidR="00CB1548">
              <w:rPr>
                <w:noProof/>
                <w:webHidden/>
              </w:rPr>
              <w:fldChar w:fldCharType="separate"/>
            </w:r>
            <w:r w:rsidR="00CB1548">
              <w:rPr>
                <w:noProof/>
                <w:webHidden/>
              </w:rPr>
              <w:t>13</w:t>
            </w:r>
            <w:r w:rsidR="00CB1548">
              <w:rPr>
                <w:noProof/>
                <w:webHidden/>
              </w:rPr>
              <w:fldChar w:fldCharType="end"/>
            </w:r>
          </w:hyperlink>
        </w:p>
        <w:p w:rsidR="00CB1548" w:rsidRDefault="00D36916">
          <w:pPr>
            <w:pStyle w:val="11"/>
            <w:tabs>
              <w:tab w:val="left" w:pos="63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78146529" w:history="1">
            <w:r w:rsidR="00CB1548" w:rsidRPr="0040020D">
              <w:rPr>
                <w:rStyle w:val="a7"/>
                <w:rFonts w:hint="eastAsia"/>
                <w:noProof/>
              </w:rPr>
              <w:t>五</w:t>
            </w:r>
            <w:r w:rsidR="00CB1548">
              <w:rPr>
                <w:noProof/>
                <w:kern w:val="2"/>
                <w:sz w:val="21"/>
              </w:rPr>
              <w:tab/>
            </w:r>
            <w:r w:rsidR="00CB1548" w:rsidRPr="0040020D">
              <w:rPr>
                <w:rStyle w:val="a7"/>
                <w:noProof/>
              </w:rPr>
              <w:t>SBSG2BASDB</w:t>
            </w:r>
            <w:r w:rsidR="00CB1548" w:rsidRPr="0040020D">
              <w:rPr>
                <w:rStyle w:val="a7"/>
                <w:rFonts w:hint="eastAsia"/>
                <w:noProof/>
              </w:rPr>
              <w:t>服务器备机重启</w:t>
            </w:r>
            <w:r w:rsidR="00CB1548">
              <w:rPr>
                <w:noProof/>
                <w:webHidden/>
              </w:rPr>
              <w:tab/>
            </w:r>
            <w:r w:rsidR="00CB1548">
              <w:rPr>
                <w:noProof/>
                <w:webHidden/>
              </w:rPr>
              <w:fldChar w:fldCharType="begin"/>
            </w:r>
            <w:r w:rsidR="00CB1548">
              <w:rPr>
                <w:noProof/>
                <w:webHidden/>
              </w:rPr>
              <w:instrText xml:space="preserve"> PAGEREF _Toc78146529 \h </w:instrText>
            </w:r>
            <w:r w:rsidR="00CB1548">
              <w:rPr>
                <w:noProof/>
                <w:webHidden/>
              </w:rPr>
            </w:r>
            <w:r w:rsidR="00CB1548">
              <w:rPr>
                <w:noProof/>
                <w:webHidden/>
              </w:rPr>
              <w:fldChar w:fldCharType="separate"/>
            </w:r>
            <w:r w:rsidR="00CB1548">
              <w:rPr>
                <w:noProof/>
                <w:webHidden/>
              </w:rPr>
              <w:t>15</w:t>
            </w:r>
            <w:r w:rsidR="00CB1548">
              <w:rPr>
                <w:noProof/>
                <w:webHidden/>
              </w:rPr>
              <w:fldChar w:fldCharType="end"/>
            </w:r>
          </w:hyperlink>
        </w:p>
        <w:p w:rsidR="00CB1548" w:rsidRDefault="00D36916">
          <w:pPr>
            <w:pStyle w:val="21"/>
            <w:tabs>
              <w:tab w:val="left" w:pos="63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78146530" w:history="1">
            <w:r w:rsidR="00CB1548" w:rsidRPr="0040020D">
              <w:rPr>
                <w:rStyle w:val="a7"/>
                <w:noProof/>
              </w:rPr>
              <w:t>1.</w:t>
            </w:r>
            <w:r w:rsidR="00CB1548">
              <w:rPr>
                <w:noProof/>
                <w:kern w:val="2"/>
                <w:sz w:val="21"/>
              </w:rPr>
              <w:tab/>
            </w:r>
            <w:r w:rsidR="00CB1548" w:rsidRPr="0040020D">
              <w:rPr>
                <w:rStyle w:val="a7"/>
                <w:rFonts w:hint="eastAsia"/>
                <w:noProof/>
              </w:rPr>
              <w:t>系统列表</w:t>
            </w:r>
            <w:r w:rsidR="00CB1548">
              <w:rPr>
                <w:noProof/>
                <w:webHidden/>
              </w:rPr>
              <w:tab/>
            </w:r>
            <w:r w:rsidR="00CB1548">
              <w:rPr>
                <w:noProof/>
                <w:webHidden/>
              </w:rPr>
              <w:fldChar w:fldCharType="begin"/>
            </w:r>
            <w:r w:rsidR="00CB1548">
              <w:rPr>
                <w:noProof/>
                <w:webHidden/>
              </w:rPr>
              <w:instrText xml:space="preserve"> PAGEREF _Toc78146530 \h </w:instrText>
            </w:r>
            <w:r w:rsidR="00CB1548">
              <w:rPr>
                <w:noProof/>
                <w:webHidden/>
              </w:rPr>
            </w:r>
            <w:r w:rsidR="00CB1548">
              <w:rPr>
                <w:noProof/>
                <w:webHidden/>
              </w:rPr>
              <w:fldChar w:fldCharType="separate"/>
            </w:r>
            <w:r w:rsidR="00CB1548">
              <w:rPr>
                <w:noProof/>
                <w:webHidden/>
              </w:rPr>
              <w:t>15</w:t>
            </w:r>
            <w:r w:rsidR="00CB1548">
              <w:rPr>
                <w:noProof/>
                <w:webHidden/>
              </w:rPr>
              <w:fldChar w:fldCharType="end"/>
            </w:r>
          </w:hyperlink>
        </w:p>
        <w:p w:rsidR="00CB1548" w:rsidRDefault="00D36916">
          <w:pPr>
            <w:pStyle w:val="21"/>
            <w:tabs>
              <w:tab w:val="left" w:pos="63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78146531" w:history="1">
            <w:r w:rsidR="00CB1548" w:rsidRPr="0040020D">
              <w:rPr>
                <w:rStyle w:val="a7"/>
                <w:noProof/>
              </w:rPr>
              <w:t>2.</w:t>
            </w:r>
            <w:r w:rsidR="00CB1548">
              <w:rPr>
                <w:noProof/>
                <w:kern w:val="2"/>
                <w:sz w:val="21"/>
              </w:rPr>
              <w:tab/>
            </w:r>
            <w:r w:rsidR="00CB1548" w:rsidRPr="0040020D">
              <w:rPr>
                <w:rStyle w:val="a7"/>
                <w:rFonts w:hint="eastAsia"/>
                <w:noProof/>
              </w:rPr>
              <w:t>重启前操作</w:t>
            </w:r>
            <w:r w:rsidR="00CB1548">
              <w:rPr>
                <w:noProof/>
                <w:webHidden/>
              </w:rPr>
              <w:tab/>
            </w:r>
            <w:r w:rsidR="00CB1548">
              <w:rPr>
                <w:noProof/>
                <w:webHidden/>
              </w:rPr>
              <w:fldChar w:fldCharType="begin"/>
            </w:r>
            <w:r w:rsidR="00CB1548">
              <w:rPr>
                <w:noProof/>
                <w:webHidden/>
              </w:rPr>
              <w:instrText xml:space="preserve"> PAGEREF _Toc78146531 \h </w:instrText>
            </w:r>
            <w:r w:rsidR="00CB1548">
              <w:rPr>
                <w:noProof/>
                <w:webHidden/>
              </w:rPr>
            </w:r>
            <w:r w:rsidR="00CB1548">
              <w:rPr>
                <w:noProof/>
                <w:webHidden/>
              </w:rPr>
              <w:fldChar w:fldCharType="separate"/>
            </w:r>
            <w:r w:rsidR="00CB1548">
              <w:rPr>
                <w:noProof/>
                <w:webHidden/>
              </w:rPr>
              <w:t>15</w:t>
            </w:r>
            <w:r w:rsidR="00CB1548">
              <w:rPr>
                <w:noProof/>
                <w:webHidden/>
              </w:rPr>
              <w:fldChar w:fldCharType="end"/>
            </w:r>
          </w:hyperlink>
        </w:p>
        <w:p w:rsidR="00CB1548" w:rsidRDefault="00D36916">
          <w:pPr>
            <w:pStyle w:val="21"/>
            <w:tabs>
              <w:tab w:val="left" w:pos="63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78146532" w:history="1">
            <w:r w:rsidR="00CB1548" w:rsidRPr="0040020D">
              <w:rPr>
                <w:rStyle w:val="a7"/>
                <w:noProof/>
              </w:rPr>
              <w:t>3.</w:t>
            </w:r>
            <w:r w:rsidR="00CB1548">
              <w:rPr>
                <w:noProof/>
                <w:kern w:val="2"/>
                <w:sz w:val="21"/>
              </w:rPr>
              <w:tab/>
            </w:r>
            <w:r w:rsidR="00CB1548" w:rsidRPr="0040020D">
              <w:rPr>
                <w:rStyle w:val="a7"/>
                <w:rFonts w:hint="eastAsia"/>
                <w:noProof/>
              </w:rPr>
              <w:t>重启服务器</w:t>
            </w:r>
            <w:r w:rsidR="00CB1548">
              <w:rPr>
                <w:noProof/>
                <w:webHidden/>
              </w:rPr>
              <w:tab/>
            </w:r>
            <w:r w:rsidR="00CB1548">
              <w:rPr>
                <w:noProof/>
                <w:webHidden/>
              </w:rPr>
              <w:fldChar w:fldCharType="begin"/>
            </w:r>
            <w:r w:rsidR="00CB1548">
              <w:rPr>
                <w:noProof/>
                <w:webHidden/>
              </w:rPr>
              <w:instrText xml:space="preserve"> PAGEREF _Toc78146532 \h </w:instrText>
            </w:r>
            <w:r w:rsidR="00CB1548">
              <w:rPr>
                <w:noProof/>
                <w:webHidden/>
              </w:rPr>
            </w:r>
            <w:r w:rsidR="00CB1548">
              <w:rPr>
                <w:noProof/>
                <w:webHidden/>
              </w:rPr>
              <w:fldChar w:fldCharType="separate"/>
            </w:r>
            <w:r w:rsidR="00CB1548">
              <w:rPr>
                <w:noProof/>
                <w:webHidden/>
              </w:rPr>
              <w:t>16</w:t>
            </w:r>
            <w:r w:rsidR="00CB1548">
              <w:rPr>
                <w:noProof/>
                <w:webHidden/>
              </w:rPr>
              <w:fldChar w:fldCharType="end"/>
            </w:r>
          </w:hyperlink>
        </w:p>
        <w:p w:rsidR="00CB1548" w:rsidRDefault="00D36916">
          <w:pPr>
            <w:pStyle w:val="21"/>
            <w:tabs>
              <w:tab w:val="left" w:pos="63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78146533" w:history="1">
            <w:r w:rsidR="00CB1548" w:rsidRPr="0040020D">
              <w:rPr>
                <w:rStyle w:val="a7"/>
                <w:noProof/>
              </w:rPr>
              <w:t>4.</w:t>
            </w:r>
            <w:r w:rsidR="00CB1548">
              <w:rPr>
                <w:noProof/>
                <w:kern w:val="2"/>
                <w:sz w:val="21"/>
              </w:rPr>
              <w:tab/>
            </w:r>
            <w:r w:rsidR="00CB1548" w:rsidRPr="0040020D">
              <w:rPr>
                <w:rStyle w:val="a7"/>
                <w:rFonts w:hint="eastAsia"/>
                <w:noProof/>
              </w:rPr>
              <w:t>重启后检查</w:t>
            </w:r>
            <w:r w:rsidR="00CB1548">
              <w:rPr>
                <w:noProof/>
                <w:webHidden/>
              </w:rPr>
              <w:tab/>
            </w:r>
            <w:r w:rsidR="00CB1548">
              <w:rPr>
                <w:noProof/>
                <w:webHidden/>
              </w:rPr>
              <w:fldChar w:fldCharType="begin"/>
            </w:r>
            <w:r w:rsidR="00CB1548">
              <w:rPr>
                <w:noProof/>
                <w:webHidden/>
              </w:rPr>
              <w:instrText xml:space="preserve"> PAGEREF _Toc78146533 \h </w:instrText>
            </w:r>
            <w:r w:rsidR="00CB1548">
              <w:rPr>
                <w:noProof/>
                <w:webHidden/>
              </w:rPr>
            </w:r>
            <w:r w:rsidR="00CB1548">
              <w:rPr>
                <w:noProof/>
                <w:webHidden/>
              </w:rPr>
              <w:fldChar w:fldCharType="separate"/>
            </w:r>
            <w:r w:rsidR="00CB1548">
              <w:rPr>
                <w:noProof/>
                <w:webHidden/>
              </w:rPr>
              <w:t>17</w:t>
            </w:r>
            <w:r w:rsidR="00CB1548">
              <w:rPr>
                <w:noProof/>
                <w:webHidden/>
              </w:rPr>
              <w:fldChar w:fldCharType="end"/>
            </w:r>
          </w:hyperlink>
        </w:p>
        <w:p w:rsidR="00CB1548" w:rsidRDefault="00D36916">
          <w:pPr>
            <w:pStyle w:val="11"/>
            <w:tabs>
              <w:tab w:val="left" w:pos="63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78146534" w:history="1">
            <w:r w:rsidR="00CB1548" w:rsidRPr="0040020D">
              <w:rPr>
                <w:rStyle w:val="a7"/>
                <w:rFonts w:hint="eastAsia"/>
                <w:noProof/>
              </w:rPr>
              <w:t>六</w:t>
            </w:r>
            <w:r w:rsidR="00CB1548">
              <w:rPr>
                <w:noProof/>
                <w:kern w:val="2"/>
                <w:sz w:val="21"/>
              </w:rPr>
              <w:tab/>
            </w:r>
            <w:r w:rsidR="00CB1548" w:rsidRPr="0040020D">
              <w:rPr>
                <w:rStyle w:val="a7"/>
                <w:noProof/>
              </w:rPr>
              <w:t>SBSG2IRMDB</w:t>
            </w:r>
            <w:r w:rsidR="00CB1548" w:rsidRPr="0040020D">
              <w:rPr>
                <w:rStyle w:val="a7"/>
                <w:rFonts w:hint="eastAsia"/>
                <w:noProof/>
              </w:rPr>
              <w:t>服务器备机重启</w:t>
            </w:r>
            <w:r w:rsidR="00CB1548">
              <w:rPr>
                <w:noProof/>
                <w:webHidden/>
              </w:rPr>
              <w:tab/>
            </w:r>
            <w:r w:rsidR="00CB1548">
              <w:rPr>
                <w:noProof/>
                <w:webHidden/>
              </w:rPr>
              <w:fldChar w:fldCharType="begin"/>
            </w:r>
            <w:r w:rsidR="00CB1548">
              <w:rPr>
                <w:noProof/>
                <w:webHidden/>
              </w:rPr>
              <w:instrText xml:space="preserve"> PAGEREF _Toc78146534 \h </w:instrText>
            </w:r>
            <w:r w:rsidR="00CB1548">
              <w:rPr>
                <w:noProof/>
                <w:webHidden/>
              </w:rPr>
            </w:r>
            <w:r w:rsidR="00CB1548">
              <w:rPr>
                <w:noProof/>
                <w:webHidden/>
              </w:rPr>
              <w:fldChar w:fldCharType="separate"/>
            </w:r>
            <w:r w:rsidR="00CB1548">
              <w:rPr>
                <w:noProof/>
                <w:webHidden/>
              </w:rPr>
              <w:t>18</w:t>
            </w:r>
            <w:r w:rsidR="00CB1548">
              <w:rPr>
                <w:noProof/>
                <w:webHidden/>
              </w:rPr>
              <w:fldChar w:fldCharType="end"/>
            </w:r>
          </w:hyperlink>
        </w:p>
        <w:p w:rsidR="00CB1548" w:rsidRDefault="00D36916">
          <w:pPr>
            <w:pStyle w:val="21"/>
            <w:tabs>
              <w:tab w:val="left" w:pos="63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78146535" w:history="1">
            <w:r w:rsidR="00CB1548" w:rsidRPr="0040020D">
              <w:rPr>
                <w:rStyle w:val="a7"/>
                <w:noProof/>
              </w:rPr>
              <w:t>1.</w:t>
            </w:r>
            <w:r w:rsidR="00CB1548">
              <w:rPr>
                <w:noProof/>
                <w:kern w:val="2"/>
                <w:sz w:val="21"/>
              </w:rPr>
              <w:tab/>
            </w:r>
            <w:r w:rsidR="00CB1548" w:rsidRPr="0040020D">
              <w:rPr>
                <w:rStyle w:val="a7"/>
                <w:rFonts w:hint="eastAsia"/>
                <w:noProof/>
              </w:rPr>
              <w:t>系统列表</w:t>
            </w:r>
            <w:r w:rsidR="00CB1548">
              <w:rPr>
                <w:noProof/>
                <w:webHidden/>
              </w:rPr>
              <w:tab/>
            </w:r>
            <w:r w:rsidR="00CB1548">
              <w:rPr>
                <w:noProof/>
                <w:webHidden/>
              </w:rPr>
              <w:fldChar w:fldCharType="begin"/>
            </w:r>
            <w:r w:rsidR="00CB1548">
              <w:rPr>
                <w:noProof/>
                <w:webHidden/>
              </w:rPr>
              <w:instrText xml:space="preserve"> PAGEREF _Toc78146535 \h </w:instrText>
            </w:r>
            <w:r w:rsidR="00CB1548">
              <w:rPr>
                <w:noProof/>
                <w:webHidden/>
              </w:rPr>
            </w:r>
            <w:r w:rsidR="00CB1548">
              <w:rPr>
                <w:noProof/>
                <w:webHidden/>
              </w:rPr>
              <w:fldChar w:fldCharType="separate"/>
            </w:r>
            <w:r w:rsidR="00CB1548">
              <w:rPr>
                <w:noProof/>
                <w:webHidden/>
              </w:rPr>
              <w:t>18</w:t>
            </w:r>
            <w:r w:rsidR="00CB1548">
              <w:rPr>
                <w:noProof/>
                <w:webHidden/>
              </w:rPr>
              <w:fldChar w:fldCharType="end"/>
            </w:r>
          </w:hyperlink>
        </w:p>
        <w:p w:rsidR="00CB1548" w:rsidRDefault="00D36916">
          <w:pPr>
            <w:pStyle w:val="21"/>
            <w:tabs>
              <w:tab w:val="left" w:pos="63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78146536" w:history="1">
            <w:r w:rsidR="00CB1548" w:rsidRPr="0040020D">
              <w:rPr>
                <w:rStyle w:val="a7"/>
                <w:noProof/>
              </w:rPr>
              <w:t>2.</w:t>
            </w:r>
            <w:r w:rsidR="00CB1548">
              <w:rPr>
                <w:noProof/>
                <w:kern w:val="2"/>
                <w:sz w:val="21"/>
              </w:rPr>
              <w:tab/>
            </w:r>
            <w:r w:rsidR="00CB1548" w:rsidRPr="0040020D">
              <w:rPr>
                <w:rStyle w:val="a7"/>
                <w:rFonts w:hint="eastAsia"/>
                <w:noProof/>
              </w:rPr>
              <w:t>重启前操作</w:t>
            </w:r>
            <w:r w:rsidR="00CB1548">
              <w:rPr>
                <w:noProof/>
                <w:webHidden/>
              </w:rPr>
              <w:tab/>
            </w:r>
            <w:r w:rsidR="00CB1548">
              <w:rPr>
                <w:noProof/>
                <w:webHidden/>
              </w:rPr>
              <w:fldChar w:fldCharType="begin"/>
            </w:r>
            <w:r w:rsidR="00CB1548">
              <w:rPr>
                <w:noProof/>
                <w:webHidden/>
              </w:rPr>
              <w:instrText xml:space="preserve"> PAGEREF _Toc78146536 \h </w:instrText>
            </w:r>
            <w:r w:rsidR="00CB1548">
              <w:rPr>
                <w:noProof/>
                <w:webHidden/>
              </w:rPr>
            </w:r>
            <w:r w:rsidR="00CB1548">
              <w:rPr>
                <w:noProof/>
                <w:webHidden/>
              </w:rPr>
              <w:fldChar w:fldCharType="separate"/>
            </w:r>
            <w:r w:rsidR="00CB1548">
              <w:rPr>
                <w:noProof/>
                <w:webHidden/>
              </w:rPr>
              <w:t>18</w:t>
            </w:r>
            <w:r w:rsidR="00CB1548">
              <w:rPr>
                <w:noProof/>
                <w:webHidden/>
              </w:rPr>
              <w:fldChar w:fldCharType="end"/>
            </w:r>
          </w:hyperlink>
        </w:p>
        <w:p w:rsidR="00CB1548" w:rsidRDefault="00D36916">
          <w:pPr>
            <w:pStyle w:val="21"/>
            <w:tabs>
              <w:tab w:val="left" w:pos="63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78146537" w:history="1">
            <w:r w:rsidR="00CB1548" w:rsidRPr="0040020D">
              <w:rPr>
                <w:rStyle w:val="a7"/>
                <w:noProof/>
              </w:rPr>
              <w:t>3.</w:t>
            </w:r>
            <w:r w:rsidR="00CB1548">
              <w:rPr>
                <w:noProof/>
                <w:kern w:val="2"/>
                <w:sz w:val="21"/>
              </w:rPr>
              <w:tab/>
            </w:r>
            <w:r w:rsidR="00CB1548" w:rsidRPr="0040020D">
              <w:rPr>
                <w:rStyle w:val="a7"/>
                <w:rFonts w:hint="eastAsia"/>
                <w:noProof/>
              </w:rPr>
              <w:t>重启服务器</w:t>
            </w:r>
            <w:r w:rsidR="00CB1548">
              <w:rPr>
                <w:noProof/>
                <w:webHidden/>
              </w:rPr>
              <w:tab/>
            </w:r>
            <w:r w:rsidR="00CB1548">
              <w:rPr>
                <w:noProof/>
                <w:webHidden/>
              </w:rPr>
              <w:fldChar w:fldCharType="begin"/>
            </w:r>
            <w:r w:rsidR="00CB1548">
              <w:rPr>
                <w:noProof/>
                <w:webHidden/>
              </w:rPr>
              <w:instrText xml:space="preserve"> PAGEREF _Toc78146537 \h </w:instrText>
            </w:r>
            <w:r w:rsidR="00CB1548">
              <w:rPr>
                <w:noProof/>
                <w:webHidden/>
              </w:rPr>
            </w:r>
            <w:r w:rsidR="00CB1548">
              <w:rPr>
                <w:noProof/>
                <w:webHidden/>
              </w:rPr>
              <w:fldChar w:fldCharType="separate"/>
            </w:r>
            <w:r w:rsidR="00CB1548">
              <w:rPr>
                <w:noProof/>
                <w:webHidden/>
              </w:rPr>
              <w:t>19</w:t>
            </w:r>
            <w:r w:rsidR="00CB1548">
              <w:rPr>
                <w:noProof/>
                <w:webHidden/>
              </w:rPr>
              <w:fldChar w:fldCharType="end"/>
            </w:r>
          </w:hyperlink>
        </w:p>
        <w:p w:rsidR="00CB1548" w:rsidRDefault="00D36916">
          <w:pPr>
            <w:pStyle w:val="21"/>
            <w:tabs>
              <w:tab w:val="left" w:pos="63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78146538" w:history="1">
            <w:r w:rsidR="00CB1548" w:rsidRPr="0040020D">
              <w:rPr>
                <w:rStyle w:val="a7"/>
                <w:noProof/>
              </w:rPr>
              <w:t>4.</w:t>
            </w:r>
            <w:r w:rsidR="00CB1548">
              <w:rPr>
                <w:noProof/>
                <w:kern w:val="2"/>
                <w:sz w:val="21"/>
              </w:rPr>
              <w:tab/>
            </w:r>
            <w:r w:rsidR="00CB1548" w:rsidRPr="0040020D">
              <w:rPr>
                <w:rStyle w:val="a7"/>
                <w:rFonts w:hint="eastAsia"/>
                <w:noProof/>
              </w:rPr>
              <w:t>重启后检查</w:t>
            </w:r>
            <w:r w:rsidR="00CB1548">
              <w:rPr>
                <w:noProof/>
                <w:webHidden/>
              </w:rPr>
              <w:tab/>
            </w:r>
            <w:r w:rsidR="00CB1548">
              <w:rPr>
                <w:noProof/>
                <w:webHidden/>
              </w:rPr>
              <w:fldChar w:fldCharType="begin"/>
            </w:r>
            <w:r w:rsidR="00CB1548">
              <w:rPr>
                <w:noProof/>
                <w:webHidden/>
              </w:rPr>
              <w:instrText xml:space="preserve"> PAGEREF _Toc78146538 \h </w:instrText>
            </w:r>
            <w:r w:rsidR="00CB1548">
              <w:rPr>
                <w:noProof/>
                <w:webHidden/>
              </w:rPr>
            </w:r>
            <w:r w:rsidR="00CB1548">
              <w:rPr>
                <w:noProof/>
                <w:webHidden/>
              </w:rPr>
              <w:fldChar w:fldCharType="separate"/>
            </w:r>
            <w:r w:rsidR="00CB1548">
              <w:rPr>
                <w:noProof/>
                <w:webHidden/>
              </w:rPr>
              <w:t>19</w:t>
            </w:r>
            <w:r w:rsidR="00CB1548">
              <w:rPr>
                <w:noProof/>
                <w:webHidden/>
              </w:rPr>
              <w:fldChar w:fldCharType="end"/>
            </w:r>
          </w:hyperlink>
        </w:p>
        <w:p w:rsidR="00CB1548" w:rsidRDefault="00D36916">
          <w:pPr>
            <w:pStyle w:val="11"/>
            <w:tabs>
              <w:tab w:val="left" w:pos="63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78146539" w:history="1">
            <w:r w:rsidR="00CB1548" w:rsidRPr="0040020D">
              <w:rPr>
                <w:rStyle w:val="a7"/>
                <w:rFonts w:hint="eastAsia"/>
                <w:noProof/>
              </w:rPr>
              <w:t>七</w:t>
            </w:r>
            <w:r w:rsidR="00CB1548">
              <w:rPr>
                <w:noProof/>
                <w:kern w:val="2"/>
                <w:sz w:val="21"/>
              </w:rPr>
              <w:tab/>
            </w:r>
            <w:r w:rsidR="00CB1548" w:rsidRPr="0040020D">
              <w:rPr>
                <w:rStyle w:val="a7"/>
                <w:noProof/>
              </w:rPr>
              <w:t>SBSG2RTQDB</w:t>
            </w:r>
            <w:r w:rsidR="00CB1548" w:rsidRPr="0040020D">
              <w:rPr>
                <w:rStyle w:val="a7"/>
                <w:rFonts w:hint="eastAsia"/>
                <w:noProof/>
              </w:rPr>
              <w:t>服务器备机重启</w:t>
            </w:r>
            <w:r w:rsidR="00CB1548">
              <w:rPr>
                <w:noProof/>
                <w:webHidden/>
              </w:rPr>
              <w:tab/>
            </w:r>
            <w:r w:rsidR="00CB1548">
              <w:rPr>
                <w:noProof/>
                <w:webHidden/>
              </w:rPr>
              <w:fldChar w:fldCharType="begin"/>
            </w:r>
            <w:r w:rsidR="00CB1548">
              <w:rPr>
                <w:noProof/>
                <w:webHidden/>
              </w:rPr>
              <w:instrText xml:space="preserve"> PAGEREF _Toc78146539 \h </w:instrText>
            </w:r>
            <w:r w:rsidR="00CB1548">
              <w:rPr>
                <w:noProof/>
                <w:webHidden/>
              </w:rPr>
            </w:r>
            <w:r w:rsidR="00CB1548">
              <w:rPr>
                <w:noProof/>
                <w:webHidden/>
              </w:rPr>
              <w:fldChar w:fldCharType="separate"/>
            </w:r>
            <w:r w:rsidR="00CB1548">
              <w:rPr>
                <w:noProof/>
                <w:webHidden/>
              </w:rPr>
              <w:t>21</w:t>
            </w:r>
            <w:r w:rsidR="00CB1548">
              <w:rPr>
                <w:noProof/>
                <w:webHidden/>
              </w:rPr>
              <w:fldChar w:fldCharType="end"/>
            </w:r>
          </w:hyperlink>
        </w:p>
        <w:p w:rsidR="00CB1548" w:rsidRDefault="00D36916">
          <w:pPr>
            <w:pStyle w:val="21"/>
            <w:tabs>
              <w:tab w:val="left" w:pos="63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78146540" w:history="1">
            <w:r w:rsidR="00CB1548" w:rsidRPr="0040020D">
              <w:rPr>
                <w:rStyle w:val="a7"/>
                <w:noProof/>
              </w:rPr>
              <w:t>1.</w:t>
            </w:r>
            <w:r w:rsidR="00CB1548">
              <w:rPr>
                <w:noProof/>
                <w:kern w:val="2"/>
                <w:sz w:val="21"/>
              </w:rPr>
              <w:tab/>
            </w:r>
            <w:r w:rsidR="00CB1548" w:rsidRPr="0040020D">
              <w:rPr>
                <w:rStyle w:val="a7"/>
                <w:rFonts w:hint="eastAsia"/>
                <w:noProof/>
              </w:rPr>
              <w:t>系统列表</w:t>
            </w:r>
            <w:r w:rsidR="00CB1548">
              <w:rPr>
                <w:noProof/>
                <w:webHidden/>
              </w:rPr>
              <w:tab/>
            </w:r>
            <w:r w:rsidR="00CB1548">
              <w:rPr>
                <w:noProof/>
                <w:webHidden/>
              </w:rPr>
              <w:fldChar w:fldCharType="begin"/>
            </w:r>
            <w:r w:rsidR="00CB1548">
              <w:rPr>
                <w:noProof/>
                <w:webHidden/>
              </w:rPr>
              <w:instrText xml:space="preserve"> PAGEREF _Toc78146540 \h </w:instrText>
            </w:r>
            <w:r w:rsidR="00CB1548">
              <w:rPr>
                <w:noProof/>
                <w:webHidden/>
              </w:rPr>
            </w:r>
            <w:r w:rsidR="00CB1548">
              <w:rPr>
                <w:noProof/>
                <w:webHidden/>
              </w:rPr>
              <w:fldChar w:fldCharType="separate"/>
            </w:r>
            <w:r w:rsidR="00CB1548">
              <w:rPr>
                <w:noProof/>
                <w:webHidden/>
              </w:rPr>
              <w:t>21</w:t>
            </w:r>
            <w:r w:rsidR="00CB1548">
              <w:rPr>
                <w:noProof/>
                <w:webHidden/>
              </w:rPr>
              <w:fldChar w:fldCharType="end"/>
            </w:r>
          </w:hyperlink>
        </w:p>
        <w:p w:rsidR="00CB1548" w:rsidRDefault="00D36916">
          <w:pPr>
            <w:pStyle w:val="21"/>
            <w:tabs>
              <w:tab w:val="left" w:pos="63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78146541" w:history="1">
            <w:r w:rsidR="00CB1548" w:rsidRPr="0040020D">
              <w:rPr>
                <w:rStyle w:val="a7"/>
                <w:noProof/>
              </w:rPr>
              <w:t>2.</w:t>
            </w:r>
            <w:r w:rsidR="00CB1548">
              <w:rPr>
                <w:noProof/>
                <w:kern w:val="2"/>
                <w:sz w:val="21"/>
              </w:rPr>
              <w:tab/>
            </w:r>
            <w:r w:rsidR="00CB1548" w:rsidRPr="0040020D">
              <w:rPr>
                <w:rStyle w:val="a7"/>
                <w:rFonts w:hint="eastAsia"/>
                <w:noProof/>
              </w:rPr>
              <w:t>重启前操作</w:t>
            </w:r>
            <w:r w:rsidR="00CB1548">
              <w:rPr>
                <w:noProof/>
                <w:webHidden/>
              </w:rPr>
              <w:tab/>
            </w:r>
            <w:r w:rsidR="00CB1548">
              <w:rPr>
                <w:noProof/>
                <w:webHidden/>
              </w:rPr>
              <w:fldChar w:fldCharType="begin"/>
            </w:r>
            <w:r w:rsidR="00CB1548">
              <w:rPr>
                <w:noProof/>
                <w:webHidden/>
              </w:rPr>
              <w:instrText xml:space="preserve"> PAGEREF _Toc78146541 \h </w:instrText>
            </w:r>
            <w:r w:rsidR="00CB1548">
              <w:rPr>
                <w:noProof/>
                <w:webHidden/>
              </w:rPr>
            </w:r>
            <w:r w:rsidR="00CB1548">
              <w:rPr>
                <w:noProof/>
                <w:webHidden/>
              </w:rPr>
              <w:fldChar w:fldCharType="separate"/>
            </w:r>
            <w:r w:rsidR="00CB1548">
              <w:rPr>
                <w:noProof/>
                <w:webHidden/>
              </w:rPr>
              <w:t>21</w:t>
            </w:r>
            <w:r w:rsidR="00CB1548">
              <w:rPr>
                <w:noProof/>
                <w:webHidden/>
              </w:rPr>
              <w:fldChar w:fldCharType="end"/>
            </w:r>
          </w:hyperlink>
        </w:p>
        <w:p w:rsidR="00CB1548" w:rsidRDefault="00D36916">
          <w:pPr>
            <w:pStyle w:val="21"/>
            <w:tabs>
              <w:tab w:val="left" w:pos="63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78146542" w:history="1">
            <w:r w:rsidR="00CB1548" w:rsidRPr="0040020D">
              <w:rPr>
                <w:rStyle w:val="a7"/>
                <w:noProof/>
              </w:rPr>
              <w:t>3.</w:t>
            </w:r>
            <w:r w:rsidR="00CB1548">
              <w:rPr>
                <w:noProof/>
                <w:kern w:val="2"/>
                <w:sz w:val="21"/>
              </w:rPr>
              <w:tab/>
            </w:r>
            <w:r w:rsidR="00CB1548" w:rsidRPr="0040020D">
              <w:rPr>
                <w:rStyle w:val="a7"/>
                <w:rFonts w:hint="eastAsia"/>
                <w:noProof/>
              </w:rPr>
              <w:t>重启服务器</w:t>
            </w:r>
            <w:r w:rsidR="00CB1548">
              <w:rPr>
                <w:noProof/>
                <w:webHidden/>
              </w:rPr>
              <w:tab/>
            </w:r>
            <w:r w:rsidR="00CB1548">
              <w:rPr>
                <w:noProof/>
                <w:webHidden/>
              </w:rPr>
              <w:fldChar w:fldCharType="begin"/>
            </w:r>
            <w:r w:rsidR="00CB1548">
              <w:rPr>
                <w:noProof/>
                <w:webHidden/>
              </w:rPr>
              <w:instrText xml:space="preserve"> PAGEREF _Toc78146542 \h </w:instrText>
            </w:r>
            <w:r w:rsidR="00CB1548">
              <w:rPr>
                <w:noProof/>
                <w:webHidden/>
              </w:rPr>
            </w:r>
            <w:r w:rsidR="00CB1548">
              <w:rPr>
                <w:noProof/>
                <w:webHidden/>
              </w:rPr>
              <w:fldChar w:fldCharType="separate"/>
            </w:r>
            <w:r w:rsidR="00CB1548">
              <w:rPr>
                <w:noProof/>
                <w:webHidden/>
              </w:rPr>
              <w:t>22</w:t>
            </w:r>
            <w:r w:rsidR="00CB1548">
              <w:rPr>
                <w:noProof/>
                <w:webHidden/>
              </w:rPr>
              <w:fldChar w:fldCharType="end"/>
            </w:r>
          </w:hyperlink>
        </w:p>
        <w:p w:rsidR="00CB1548" w:rsidRDefault="00D36916">
          <w:pPr>
            <w:pStyle w:val="21"/>
            <w:tabs>
              <w:tab w:val="left" w:pos="63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78146543" w:history="1">
            <w:r w:rsidR="00CB1548" w:rsidRPr="0040020D">
              <w:rPr>
                <w:rStyle w:val="a7"/>
                <w:noProof/>
              </w:rPr>
              <w:t>4.</w:t>
            </w:r>
            <w:r w:rsidR="00CB1548">
              <w:rPr>
                <w:noProof/>
                <w:kern w:val="2"/>
                <w:sz w:val="21"/>
              </w:rPr>
              <w:tab/>
            </w:r>
            <w:r w:rsidR="00CB1548" w:rsidRPr="0040020D">
              <w:rPr>
                <w:rStyle w:val="a7"/>
                <w:rFonts w:hint="eastAsia"/>
                <w:noProof/>
              </w:rPr>
              <w:t>重启后检查</w:t>
            </w:r>
            <w:r w:rsidR="00CB1548">
              <w:rPr>
                <w:noProof/>
                <w:webHidden/>
              </w:rPr>
              <w:tab/>
            </w:r>
            <w:r w:rsidR="00CB1548">
              <w:rPr>
                <w:noProof/>
                <w:webHidden/>
              </w:rPr>
              <w:fldChar w:fldCharType="begin"/>
            </w:r>
            <w:r w:rsidR="00CB1548">
              <w:rPr>
                <w:noProof/>
                <w:webHidden/>
              </w:rPr>
              <w:instrText xml:space="preserve"> PAGEREF _Toc78146543 \h </w:instrText>
            </w:r>
            <w:r w:rsidR="00CB1548">
              <w:rPr>
                <w:noProof/>
                <w:webHidden/>
              </w:rPr>
            </w:r>
            <w:r w:rsidR="00CB1548">
              <w:rPr>
                <w:noProof/>
                <w:webHidden/>
              </w:rPr>
              <w:fldChar w:fldCharType="separate"/>
            </w:r>
            <w:r w:rsidR="00CB1548">
              <w:rPr>
                <w:noProof/>
                <w:webHidden/>
              </w:rPr>
              <w:t>23</w:t>
            </w:r>
            <w:r w:rsidR="00CB1548">
              <w:rPr>
                <w:noProof/>
                <w:webHidden/>
              </w:rPr>
              <w:fldChar w:fldCharType="end"/>
            </w:r>
          </w:hyperlink>
        </w:p>
        <w:p w:rsidR="00CB1548" w:rsidRDefault="00D36916">
          <w:pPr>
            <w:pStyle w:val="11"/>
            <w:tabs>
              <w:tab w:val="left" w:pos="63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78146544" w:history="1">
            <w:r w:rsidR="00CB1548" w:rsidRPr="0040020D">
              <w:rPr>
                <w:rStyle w:val="a7"/>
                <w:rFonts w:hint="eastAsia"/>
                <w:noProof/>
              </w:rPr>
              <w:t>八</w:t>
            </w:r>
            <w:r w:rsidR="00CB1548">
              <w:rPr>
                <w:noProof/>
                <w:kern w:val="2"/>
                <w:sz w:val="21"/>
              </w:rPr>
              <w:tab/>
            </w:r>
            <w:r w:rsidR="00CB1548" w:rsidRPr="0040020D">
              <w:rPr>
                <w:rStyle w:val="a7"/>
                <w:noProof/>
              </w:rPr>
              <w:t>SBSG2BMSDB</w:t>
            </w:r>
            <w:r w:rsidR="00CB1548" w:rsidRPr="0040020D">
              <w:rPr>
                <w:rStyle w:val="a7"/>
                <w:rFonts w:hint="eastAsia"/>
                <w:noProof/>
              </w:rPr>
              <w:t>服务器重启</w:t>
            </w:r>
            <w:r w:rsidR="00CB1548">
              <w:rPr>
                <w:noProof/>
                <w:webHidden/>
              </w:rPr>
              <w:tab/>
            </w:r>
            <w:r w:rsidR="00CB1548">
              <w:rPr>
                <w:noProof/>
                <w:webHidden/>
              </w:rPr>
              <w:fldChar w:fldCharType="begin"/>
            </w:r>
            <w:r w:rsidR="00CB1548">
              <w:rPr>
                <w:noProof/>
                <w:webHidden/>
              </w:rPr>
              <w:instrText xml:space="preserve"> PAGEREF _Toc78146544 \h </w:instrText>
            </w:r>
            <w:r w:rsidR="00CB1548">
              <w:rPr>
                <w:noProof/>
                <w:webHidden/>
              </w:rPr>
            </w:r>
            <w:r w:rsidR="00CB1548">
              <w:rPr>
                <w:noProof/>
                <w:webHidden/>
              </w:rPr>
              <w:fldChar w:fldCharType="separate"/>
            </w:r>
            <w:r w:rsidR="00CB1548">
              <w:rPr>
                <w:noProof/>
                <w:webHidden/>
              </w:rPr>
              <w:t>24</w:t>
            </w:r>
            <w:r w:rsidR="00CB1548">
              <w:rPr>
                <w:noProof/>
                <w:webHidden/>
              </w:rPr>
              <w:fldChar w:fldCharType="end"/>
            </w:r>
          </w:hyperlink>
        </w:p>
        <w:p w:rsidR="00CB1548" w:rsidRDefault="00D36916">
          <w:pPr>
            <w:pStyle w:val="21"/>
            <w:tabs>
              <w:tab w:val="left" w:pos="63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78146545" w:history="1">
            <w:r w:rsidR="00CB1548" w:rsidRPr="0040020D">
              <w:rPr>
                <w:rStyle w:val="a7"/>
                <w:noProof/>
              </w:rPr>
              <w:t>1.</w:t>
            </w:r>
            <w:r w:rsidR="00CB1548">
              <w:rPr>
                <w:noProof/>
                <w:kern w:val="2"/>
                <w:sz w:val="21"/>
              </w:rPr>
              <w:tab/>
            </w:r>
            <w:r w:rsidR="00CB1548" w:rsidRPr="0040020D">
              <w:rPr>
                <w:rStyle w:val="a7"/>
                <w:rFonts w:hint="eastAsia"/>
                <w:noProof/>
              </w:rPr>
              <w:t>概述</w:t>
            </w:r>
            <w:r w:rsidR="00CB1548">
              <w:rPr>
                <w:noProof/>
                <w:webHidden/>
              </w:rPr>
              <w:tab/>
            </w:r>
            <w:r w:rsidR="00CB1548">
              <w:rPr>
                <w:noProof/>
                <w:webHidden/>
              </w:rPr>
              <w:fldChar w:fldCharType="begin"/>
            </w:r>
            <w:r w:rsidR="00CB1548">
              <w:rPr>
                <w:noProof/>
                <w:webHidden/>
              </w:rPr>
              <w:instrText xml:space="preserve"> PAGEREF _Toc78146545 \h </w:instrText>
            </w:r>
            <w:r w:rsidR="00CB1548">
              <w:rPr>
                <w:noProof/>
                <w:webHidden/>
              </w:rPr>
            </w:r>
            <w:r w:rsidR="00CB1548">
              <w:rPr>
                <w:noProof/>
                <w:webHidden/>
              </w:rPr>
              <w:fldChar w:fldCharType="separate"/>
            </w:r>
            <w:r w:rsidR="00CB1548">
              <w:rPr>
                <w:noProof/>
                <w:webHidden/>
              </w:rPr>
              <w:t>24</w:t>
            </w:r>
            <w:r w:rsidR="00CB1548">
              <w:rPr>
                <w:noProof/>
                <w:webHidden/>
              </w:rPr>
              <w:fldChar w:fldCharType="end"/>
            </w:r>
          </w:hyperlink>
        </w:p>
        <w:p w:rsidR="00CB1548" w:rsidRDefault="00D36916">
          <w:pPr>
            <w:pStyle w:val="21"/>
            <w:tabs>
              <w:tab w:val="left" w:pos="63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78146546" w:history="1">
            <w:r w:rsidR="00CB1548" w:rsidRPr="0040020D">
              <w:rPr>
                <w:rStyle w:val="a7"/>
                <w:noProof/>
              </w:rPr>
              <w:t>2.</w:t>
            </w:r>
            <w:r w:rsidR="00CB1548">
              <w:rPr>
                <w:noProof/>
                <w:kern w:val="2"/>
                <w:sz w:val="21"/>
              </w:rPr>
              <w:tab/>
            </w:r>
            <w:r w:rsidR="00CB1548" w:rsidRPr="0040020D">
              <w:rPr>
                <w:rStyle w:val="a7"/>
                <w:rFonts w:hint="eastAsia"/>
                <w:noProof/>
              </w:rPr>
              <w:t>重启前操作</w:t>
            </w:r>
            <w:r w:rsidR="00CB1548">
              <w:rPr>
                <w:noProof/>
                <w:webHidden/>
              </w:rPr>
              <w:tab/>
            </w:r>
            <w:r w:rsidR="00CB1548">
              <w:rPr>
                <w:noProof/>
                <w:webHidden/>
              </w:rPr>
              <w:fldChar w:fldCharType="begin"/>
            </w:r>
            <w:r w:rsidR="00CB1548">
              <w:rPr>
                <w:noProof/>
                <w:webHidden/>
              </w:rPr>
              <w:instrText xml:space="preserve"> PAGEREF _Toc78146546 \h </w:instrText>
            </w:r>
            <w:r w:rsidR="00CB1548">
              <w:rPr>
                <w:noProof/>
                <w:webHidden/>
              </w:rPr>
            </w:r>
            <w:r w:rsidR="00CB1548">
              <w:rPr>
                <w:noProof/>
                <w:webHidden/>
              </w:rPr>
              <w:fldChar w:fldCharType="separate"/>
            </w:r>
            <w:r w:rsidR="00CB1548">
              <w:rPr>
                <w:noProof/>
                <w:webHidden/>
              </w:rPr>
              <w:t>24</w:t>
            </w:r>
            <w:r w:rsidR="00CB1548">
              <w:rPr>
                <w:noProof/>
                <w:webHidden/>
              </w:rPr>
              <w:fldChar w:fldCharType="end"/>
            </w:r>
          </w:hyperlink>
        </w:p>
        <w:p w:rsidR="00CB1548" w:rsidRDefault="00D36916">
          <w:pPr>
            <w:pStyle w:val="21"/>
            <w:tabs>
              <w:tab w:val="left" w:pos="63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78146547" w:history="1">
            <w:r w:rsidR="00CB1548" w:rsidRPr="0040020D">
              <w:rPr>
                <w:rStyle w:val="a7"/>
                <w:noProof/>
              </w:rPr>
              <w:t>3.</w:t>
            </w:r>
            <w:r w:rsidR="00CB1548">
              <w:rPr>
                <w:noProof/>
                <w:kern w:val="2"/>
                <w:sz w:val="21"/>
              </w:rPr>
              <w:tab/>
            </w:r>
            <w:r w:rsidR="00CB1548" w:rsidRPr="0040020D">
              <w:rPr>
                <w:rStyle w:val="a7"/>
                <w:rFonts w:hint="eastAsia"/>
                <w:noProof/>
              </w:rPr>
              <w:t>重启服务器</w:t>
            </w:r>
            <w:r w:rsidR="00CB1548">
              <w:rPr>
                <w:noProof/>
                <w:webHidden/>
              </w:rPr>
              <w:tab/>
            </w:r>
            <w:r w:rsidR="00CB1548">
              <w:rPr>
                <w:noProof/>
                <w:webHidden/>
              </w:rPr>
              <w:fldChar w:fldCharType="begin"/>
            </w:r>
            <w:r w:rsidR="00CB1548">
              <w:rPr>
                <w:noProof/>
                <w:webHidden/>
              </w:rPr>
              <w:instrText xml:space="preserve"> PAGEREF _Toc78146547 \h </w:instrText>
            </w:r>
            <w:r w:rsidR="00CB1548">
              <w:rPr>
                <w:noProof/>
                <w:webHidden/>
              </w:rPr>
            </w:r>
            <w:r w:rsidR="00CB1548">
              <w:rPr>
                <w:noProof/>
                <w:webHidden/>
              </w:rPr>
              <w:fldChar w:fldCharType="separate"/>
            </w:r>
            <w:r w:rsidR="00CB1548">
              <w:rPr>
                <w:noProof/>
                <w:webHidden/>
              </w:rPr>
              <w:t>26</w:t>
            </w:r>
            <w:r w:rsidR="00CB1548">
              <w:rPr>
                <w:noProof/>
                <w:webHidden/>
              </w:rPr>
              <w:fldChar w:fldCharType="end"/>
            </w:r>
          </w:hyperlink>
        </w:p>
        <w:p w:rsidR="00CB1548" w:rsidRDefault="00D36916">
          <w:pPr>
            <w:pStyle w:val="21"/>
            <w:tabs>
              <w:tab w:val="left" w:pos="63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78146548" w:history="1">
            <w:r w:rsidR="00CB1548" w:rsidRPr="0040020D">
              <w:rPr>
                <w:rStyle w:val="a7"/>
                <w:noProof/>
              </w:rPr>
              <w:t>4.</w:t>
            </w:r>
            <w:r w:rsidR="00CB1548">
              <w:rPr>
                <w:noProof/>
                <w:kern w:val="2"/>
                <w:sz w:val="21"/>
              </w:rPr>
              <w:tab/>
            </w:r>
            <w:r w:rsidR="00CB1548" w:rsidRPr="0040020D">
              <w:rPr>
                <w:rStyle w:val="a7"/>
                <w:rFonts w:hint="eastAsia"/>
                <w:noProof/>
              </w:rPr>
              <w:t>实例回切</w:t>
            </w:r>
            <w:r w:rsidR="00CB1548">
              <w:rPr>
                <w:noProof/>
                <w:webHidden/>
              </w:rPr>
              <w:tab/>
            </w:r>
            <w:r w:rsidR="00CB1548">
              <w:rPr>
                <w:noProof/>
                <w:webHidden/>
              </w:rPr>
              <w:fldChar w:fldCharType="begin"/>
            </w:r>
            <w:r w:rsidR="00CB1548">
              <w:rPr>
                <w:noProof/>
                <w:webHidden/>
              </w:rPr>
              <w:instrText xml:space="preserve"> PAGEREF _Toc78146548 \h </w:instrText>
            </w:r>
            <w:r w:rsidR="00CB1548">
              <w:rPr>
                <w:noProof/>
                <w:webHidden/>
              </w:rPr>
            </w:r>
            <w:r w:rsidR="00CB1548">
              <w:rPr>
                <w:noProof/>
                <w:webHidden/>
              </w:rPr>
              <w:fldChar w:fldCharType="separate"/>
            </w:r>
            <w:r w:rsidR="00CB1548">
              <w:rPr>
                <w:noProof/>
                <w:webHidden/>
              </w:rPr>
              <w:t>26</w:t>
            </w:r>
            <w:r w:rsidR="00CB1548">
              <w:rPr>
                <w:noProof/>
                <w:webHidden/>
              </w:rPr>
              <w:fldChar w:fldCharType="end"/>
            </w:r>
          </w:hyperlink>
        </w:p>
        <w:p w:rsidR="00CB1548" w:rsidRDefault="00D36916">
          <w:pPr>
            <w:pStyle w:val="21"/>
            <w:tabs>
              <w:tab w:val="left" w:pos="630"/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78146549" w:history="1">
            <w:r w:rsidR="00CB1548" w:rsidRPr="0040020D">
              <w:rPr>
                <w:rStyle w:val="a7"/>
                <w:noProof/>
              </w:rPr>
              <w:t>5.</w:t>
            </w:r>
            <w:r w:rsidR="00CB1548">
              <w:rPr>
                <w:noProof/>
                <w:kern w:val="2"/>
                <w:sz w:val="21"/>
              </w:rPr>
              <w:tab/>
            </w:r>
            <w:r w:rsidR="00CB1548" w:rsidRPr="0040020D">
              <w:rPr>
                <w:rStyle w:val="a7"/>
                <w:rFonts w:hint="eastAsia"/>
                <w:noProof/>
              </w:rPr>
              <w:t>重启后检查</w:t>
            </w:r>
            <w:r w:rsidR="00CB1548">
              <w:rPr>
                <w:noProof/>
                <w:webHidden/>
              </w:rPr>
              <w:tab/>
            </w:r>
            <w:r w:rsidR="00CB1548">
              <w:rPr>
                <w:noProof/>
                <w:webHidden/>
              </w:rPr>
              <w:fldChar w:fldCharType="begin"/>
            </w:r>
            <w:r w:rsidR="00CB1548">
              <w:rPr>
                <w:noProof/>
                <w:webHidden/>
              </w:rPr>
              <w:instrText xml:space="preserve"> PAGEREF _Toc78146549 \h </w:instrText>
            </w:r>
            <w:r w:rsidR="00CB1548">
              <w:rPr>
                <w:noProof/>
                <w:webHidden/>
              </w:rPr>
            </w:r>
            <w:r w:rsidR="00CB1548">
              <w:rPr>
                <w:noProof/>
                <w:webHidden/>
              </w:rPr>
              <w:fldChar w:fldCharType="separate"/>
            </w:r>
            <w:r w:rsidR="00CB1548">
              <w:rPr>
                <w:noProof/>
                <w:webHidden/>
              </w:rPr>
              <w:t>27</w:t>
            </w:r>
            <w:r w:rsidR="00CB1548">
              <w:rPr>
                <w:noProof/>
                <w:webHidden/>
              </w:rPr>
              <w:fldChar w:fldCharType="end"/>
            </w:r>
          </w:hyperlink>
        </w:p>
        <w:p w:rsidR="00CB1548" w:rsidRDefault="00D36916">
          <w:pPr>
            <w:pStyle w:val="31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78146550" w:history="1">
            <w:r w:rsidR="00CB1548" w:rsidRPr="0040020D">
              <w:rPr>
                <w:rStyle w:val="a7"/>
                <w:rFonts w:hint="eastAsia"/>
                <w:noProof/>
              </w:rPr>
              <w:t>检查</w:t>
            </w:r>
            <w:r w:rsidR="00CB1548" w:rsidRPr="0040020D">
              <w:rPr>
                <w:rStyle w:val="a7"/>
                <w:noProof/>
              </w:rPr>
              <w:t>filebeat</w:t>
            </w:r>
            <w:r w:rsidR="00CB1548" w:rsidRPr="0040020D">
              <w:rPr>
                <w:rStyle w:val="a7"/>
                <w:rFonts w:hint="eastAsia"/>
                <w:noProof/>
              </w:rPr>
              <w:t>进程状态</w:t>
            </w:r>
            <w:r w:rsidR="00CB1548">
              <w:rPr>
                <w:noProof/>
                <w:webHidden/>
              </w:rPr>
              <w:tab/>
            </w:r>
            <w:r w:rsidR="00CB1548">
              <w:rPr>
                <w:noProof/>
                <w:webHidden/>
              </w:rPr>
              <w:fldChar w:fldCharType="begin"/>
            </w:r>
            <w:r w:rsidR="00CB1548">
              <w:rPr>
                <w:noProof/>
                <w:webHidden/>
              </w:rPr>
              <w:instrText xml:space="preserve"> PAGEREF _Toc78146550 \h </w:instrText>
            </w:r>
            <w:r w:rsidR="00CB1548">
              <w:rPr>
                <w:noProof/>
                <w:webHidden/>
              </w:rPr>
            </w:r>
            <w:r w:rsidR="00CB1548">
              <w:rPr>
                <w:noProof/>
                <w:webHidden/>
              </w:rPr>
              <w:fldChar w:fldCharType="separate"/>
            </w:r>
            <w:r w:rsidR="00CB1548">
              <w:rPr>
                <w:noProof/>
                <w:webHidden/>
              </w:rPr>
              <w:t>27</w:t>
            </w:r>
            <w:r w:rsidR="00CB1548">
              <w:rPr>
                <w:noProof/>
                <w:webHidden/>
              </w:rPr>
              <w:fldChar w:fldCharType="end"/>
            </w:r>
          </w:hyperlink>
        </w:p>
        <w:p w:rsidR="00CB1548" w:rsidRDefault="00D36916">
          <w:pPr>
            <w:pStyle w:val="31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78146551" w:history="1">
            <w:r w:rsidR="00CB1548" w:rsidRPr="0040020D">
              <w:rPr>
                <w:rStyle w:val="a7"/>
                <w:rFonts w:hint="eastAsia"/>
                <w:noProof/>
              </w:rPr>
              <w:t>检查监控进程状态</w:t>
            </w:r>
            <w:r w:rsidR="00CB1548">
              <w:rPr>
                <w:noProof/>
                <w:webHidden/>
              </w:rPr>
              <w:tab/>
            </w:r>
            <w:r w:rsidR="00CB1548">
              <w:rPr>
                <w:noProof/>
                <w:webHidden/>
              </w:rPr>
              <w:fldChar w:fldCharType="begin"/>
            </w:r>
            <w:r w:rsidR="00CB1548">
              <w:rPr>
                <w:noProof/>
                <w:webHidden/>
              </w:rPr>
              <w:instrText xml:space="preserve"> PAGEREF _Toc78146551 \h </w:instrText>
            </w:r>
            <w:r w:rsidR="00CB1548">
              <w:rPr>
                <w:noProof/>
                <w:webHidden/>
              </w:rPr>
            </w:r>
            <w:r w:rsidR="00CB1548">
              <w:rPr>
                <w:noProof/>
                <w:webHidden/>
              </w:rPr>
              <w:fldChar w:fldCharType="separate"/>
            </w:r>
            <w:r w:rsidR="00CB1548">
              <w:rPr>
                <w:noProof/>
                <w:webHidden/>
              </w:rPr>
              <w:t>28</w:t>
            </w:r>
            <w:r w:rsidR="00CB1548">
              <w:rPr>
                <w:noProof/>
                <w:webHidden/>
              </w:rPr>
              <w:fldChar w:fldCharType="end"/>
            </w:r>
          </w:hyperlink>
        </w:p>
        <w:p w:rsidR="00CB1548" w:rsidRDefault="00D36916">
          <w:pPr>
            <w:pStyle w:val="31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78146552" w:history="1">
            <w:r w:rsidR="00CB1548" w:rsidRPr="0040020D">
              <w:rPr>
                <w:rStyle w:val="a7"/>
                <w:rFonts w:hint="eastAsia"/>
                <w:noProof/>
              </w:rPr>
              <w:t>实例状态检查</w:t>
            </w:r>
            <w:r w:rsidR="00CB1548">
              <w:rPr>
                <w:noProof/>
                <w:webHidden/>
              </w:rPr>
              <w:tab/>
            </w:r>
            <w:r w:rsidR="00CB1548">
              <w:rPr>
                <w:noProof/>
                <w:webHidden/>
              </w:rPr>
              <w:fldChar w:fldCharType="begin"/>
            </w:r>
            <w:r w:rsidR="00CB1548">
              <w:rPr>
                <w:noProof/>
                <w:webHidden/>
              </w:rPr>
              <w:instrText xml:space="preserve"> PAGEREF _Toc78146552 \h </w:instrText>
            </w:r>
            <w:r w:rsidR="00CB1548">
              <w:rPr>
                <w:noProof/>
                <w:webHidden/>
              </w:rPr>
            </w:r>
            <w:r w:rsidR="00CB1548">
              <w:rPr>
                <w:noProof/>
                <w:webHidden/>
              </w:rPr>
              <w:fldChar w:fldCharType="separate"/>
            </w:r>
            <w:r w:rsidR="00CB1548">
              <w:rPr>
                <w:noProof/>
                <w:webHidden/>
              </w:rPr>
              <w:t>29</w:t>
            </w:r>
            <w:r w:rsidR="00CB1548">
              <w:rPr>
                <w:noProof/>
                <w:webHidden/>
              </w:rPr>
              <w:fldChar w:fldCharType="end"/>
            </w:r>
          </w:hyperlink>
        </w:p>
        <w:p w:rsidR="00D50E60" w:rsidRPr="00C823C7" w:rsidRDefault="009F345F" w:rsidP="00D50E60">
          <w:pPr>
            <w:rPr>
              <w:rFonts w:ascii="微软雅黑" w:eastAsia="微软雅黑" w:hAnsi="微软雅黑"/>
              <w:b/>
              <w:lang w:val="zh-CN"/>
            </w:rPr>
          </w:pPr>
          <w:r w:rsidRPr="00C823C7">
            <w:rPr>
              <w:rFonts w:ascii="微软雅黑" w:eastAsia="微软雅黑" w:hAnsi="微软雅黑"/>
              <w:b/>
              <w:bCs/>
              <w:lang w:val="zh-CN"/>
            </w:rPr>
            <w:fldChar w:fldCharType="end"/>
          </w:r>
        </w:p>
      </w:sdtContent>
    </w:sdt>
    <w:p w:rsidR="009F345F" w:rsidRDefault="009F345F" w:rsidP="00D50E60">
      <w:pPr>
        <w:pStyle w:val="1"/>
      </w:pPr>
      <w:r>
        <w:rPr>
          <w:sz w:val="36"/>
          <w:szCs w:val="36"/>
        </w:rPr>
        <w:br w:type="page"/>
      </w:r>
      <w:bookmarkStart w:id="0" w:name="_Toc78146364"/>
      <w:r>
        <w:rPr>
          <w:rFonts w:hint="eastAsia"/>
        </w:rPr>
        <w:t>前言</w:t>
      </w:r>
      <w:bookmarkEnd w:id="0"/>
    </w:p>
    <w:p w:rsidR="009F345F" w:rsidRDefault="009F345F" w:rsidP="00546D9C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此</w:t>
      </w:r>
      <w:r w:rsidRPr="006F1C28">
        <w:rPr>
          <w:rFonts w:hint="eastAsia"/>
          <w:sz w:val="28"/>
          <w:szCs w:val="28"/>
        </w:rPr>
        <w:t>手册</w:t>
      </w:r>
      <w:r>
        <w:rPr>
          <w:rFonts w:hint="eastAsia"/>
          <w:sz w:val="28"/>
          <w:szCs w:val="28"/>
        </w:rPr>
        <w:t>适用于</w:t>
      </w:r>
      <w:r w:rsidR="00997D4E">
        <w:rPr>
          <w:rFonts w:hint="eastAsia"/>
          <w:sz w:val="28"/>
          <w:szCs w:val="28"/>
        </w:rPr>
        <w:t>G3</w:t>
      </w:r>
      <w:r w:rsidR="00997D4E">
        <w:rPr>
          <w:sz w:val="28"/>
          <w:szCs w:val="28"/>
        </w:rPr>
        <w:t xml:space="preserve"> RHCS</w:t>
      </w:r>
      <w:r w:rsidR="00997D4E">
        <w:rPr>
          <w:sz w:val="28"/>
          <w:szCs w:val="28"/>
        </w:rPr>
        <w:t>系统备机重启</w:t>
      </w:r>
      <w:r>
        <w:rPr>
          <w:rFonts w:hint="eastAsia"/>
          <w:sz w:val="28"/>
          <w:szCs w:val="28"/>
        </w:rPr>
        <w:t>。</w:t>
      </w:r>
      <w:r w:rsidRPr="00546D9C">
        <w:rPr>
          <w:rFonts w:hint="eastAsia"/>
          <w:sz w:val="28"/>
          <w:szCs w:val="28"/>
        </w:rPr>
        <w:t>主备节点定义：</w:t>
      </w:r>
      <w:r w:rsidR="00997D4E">
        <w:rPr>
          <w:rFonts w:hint="eastAsia"/>
          <w:sz w:val="28"/>
          <w:szCs w:val="28"/>
        </w:rPr>
        <w:t>服务运行</w:t>
      </w:r>
      <w:r w:rsidR="00997D4E">
        <w:rPr>
          <w:sz w:val="28"/>
          <w:szCs w:val="28"/>
        </w:rPr>
        <w:t>所在</w:t>
      </w:r>
      <w:r w:rsidRPr="00546D9C">
        <w:rPr>
          <w:rFonts w:hint="eastAsia"/>
          <w:sz w:val="28"/>
          <w:szCs w:val="28"/>
        </w:rPr>
        <w:t>节点定义为主机，</w:t>
      </w:r>
      <w:r w:rsidR="00997D4E">
        <w:rPr>
          <w:rFonts w:hint="eastAsia"/>
          <w:sz w:val="28"/>
          <w:szCs w:val="28"/>
        </w:rPr>
        <w:t>非</w:t>
      </w:r>
      <w:r w:rsidR="00997D4E">
        <w:rPr>
          <w:sz w:val="28"/>
          <w:szCs w:val="28"/>
        </w:rPr>
        <w:t>服务运行所在</w:t>
      </w:r>
      <w:r w:rsidRPr="00546D9C">
        <w:rPr>
          <w:rFonts w:hint="eastAsia"/>
          <w:sz w:val="28"/>
          <w:szCs w:val="28"/>
        </w:rPr>
        <w:t>节点定义为备机。</w:t>
      </w:r>
    </w:p>
    <w:p w:rsidR="00997D4E" w:rsidRDefault="00997D4E" w:rsidP="00546D9C">
      <w:pPr>
        <w:ind w:firstLine="420"/>
        <w:rPr>
          <w:sz w:val="28"/>
          <w:szCs w:val="28"/>
        </w:rPr>
      </w:pPr>
      <w:r>
        <w:rPr>
          <w:sz w:val="28"/>
          <w:szCs w:val="28"/>
        </w:rPr>
        <w:t>管理人员安排重启的节点一定为备机</w:t>
      </w:r>
      <w:r w:rsidR="00F92A9C">
        <w:rPr>
          <w:rFonts w:hint="eastAsia"/>
          <w:sz w:val="28"/>
          <w:szCs w:val="28"/>
        </w:rPr>
        <w:t>（除</w:t>
      </w:r>
      <w:r w:rsidR="00F92A9C">
        <w:rPr>
          <w:rFonts w:hint="eastAsia"/>
          <w:sz w:val="28"/>
          <w:szCs w:val="28"/>
        </w:rPr>
        <w:t>BMSDB</w:t>
      </w:r>
      <w:r w:rsidR="00F92A9C">
        <w:rPr>
          <w:rFonts w:hint="eastAsia"/>
          <w:sz w:val="28"/>
          <w:szCs w:val="28"/>
        </w:rPr>
        <w:t>系统），</w:t>
      </w:r>
      <w:r>
        <w:rPr>
          <w:rFonts w:hint="eastAsia"/>
          <w:sz w:val="28"/>
          <w:szCs w:val="28"/>
        </w:rPr>
        <w:t>如与安排有出入，联系管理人员确认</w:t>
      </w:r>
      <w:r w:rsidR="00F92A9C">
        <w:rPr>
          <w:rFonts w:hint="eastAsia"/>
          <w:sz w:val="28"/>
          <w:szCs w:val="28"/>
        </w:rPr>
        <w:t>。</w:t>
      </w:r>
    </w:p>
    <w:p w:rsidR="00DF347F" w:rsidRDefault="00DF347F" w:rsidP="00546D9C">
      <w:pPr>
        <w:ind w:firstLine="420"/>
        <w:rPr>
          <w:sz w:val="28"/>
          <w:szCs w:val="28"/>
        </w:rPr>
      </w:pPr>
      <w:r>
        <w:rPr>
          <w:sz w:val="28"/>
          <w:szCs w:val="28"/>
        </w:rPr>
        <w:t>重启周期</w:t>
      </w:r>
      <w:r>
        <w:rPr>
          <w:rFonts w:hint="eastAsia"/>
          <w:sz w:val="28"/>
          <w:szCs w:val="28"/>
        </w:rPr>
        <w:t>：</w:t>
      </w:r>
      <w:r>
        <w:rPr>
          <w:sz w:val="28"/>
          <w:szCs w:val="28"/>
        </w:rPr>
        <w:t>每</w:t>
      </w: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个月重启一次；</w:t>
      </w:r>
    </w:p>
    <w:p w:rsidR="00DF347F" w:rsidRDefault="00DF347F" w:rsidP="00546D9C">
      <w:pPr>
        <w:ind w:firstLine="420"/>
        <w:rPr>
          <w:sz w:val="28"/>
          <w:szCs w:val="28"/>
        </w:rPr>
      </w:pPr>
      <w:r>
        <w:rPr>
          <w:sz w:val="28"/>
          <w:szCs w:val="28"/>
        </w:rPr>
        <w:t>重启时机</w:t>
      </w:r>
      <w:r>
        <w:rPr>
          <w:rFonts w:hint="eastAsia"/>
          <w:sz w:val="28"/>
          <w:szCs w:val="28"/>
        </w:rPr>
        <w:t>：</w:t>
      </w:r>
      <w:r>
        <w:rPr>
          <w:sz w:val="28"/>
          <w:szCs w:val="28"/>
        </w:rPr>
        <w:t>日结后</w:t>
      </w:r>
      <w:r>
        <w:rPr>
          <w:rFonts w:hint="eastAsia"/>
          <w:sz w:val="28"/>
          <w:szCs w:val="28"/>
        </w:rPr>
        <w:t>；</w:t>
      </w:r>
    </w:p>
    <w:p w:rsidR="00DF347F" w:rsidRPr="00546D9C" w:rsidRDefault="00DF347F" w:rsidP="00546D9C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重启节点：除</w:t>
      </w:r>
      <w:r>
        <w:rPr>
          <w:rFonts w:hint="eastAsia"/>
          <w:sz w:val="28"/>
          <w:szCs w:val="28"/>
        </w:rPr>
        <w:t>BMSDB</w:t>
      </w:r>
      <w:r>
        <w:rPr>
          <w:rFonts w:hint="eastAsia"/>
          <w:sz w:val="28"/>
          <w:szCs w:val="28"/>
        </w:rPr>
        <w:t>，均重启备节点，每次切换演练后，择机安排重启另一节点</w:t>
      </w:r>
      <w:r w:rsidR="002720DA">
        <w:rPr>
          <w:rFonts w:hint="eastAsia"/>
          <w:sz w:val="28"/>
          <w:szCs w:val="28"/>
        </w:rPr>
        <w:t>，能够确保每次重启主机均为备节点</w:t>
      </w:r>
      <w:r>
        <w:rPr>
          <w:rFonts w:hint="eastAsia"/>
          <w:sz w:val="28"/>
          <w:szCs w:val="28"/>
        </w:rPr>
        <w:t>；</w:t>
      </w:r>
      <w:r>
        <w:rPr>
          <w:rFonts w:hint="eastAsia"/>
          <w:sz w:val="28"/>
          <w:szCs w:val="28"/>
        </w:rPr>
        <w:t>BMSDB</w:t>
      </w:r>
      <w:r>
        <w:rPr>
          <w:rFonts w:hint="eastAsia"/>
          <w:sz w:val="28"/>
          <w:szCs w:val="28"/>
        </w:rPr>
        <w:t>分别安排重启</w:t>
      </w:r>
      <w:r>
        <w:rPr>
          <w:rFonts w:hint="eastAsia"/>
          <w:sz w:val="28"/>
          <w:szCs w:val="28"/>
        </w:rPr>
        <w:t>0</w:t>
      </w:r>
      <w:r>
        <w:rPr>
          <w:sz w:val="28"/>
          <w:szCs w:val="28"/>
        </w:rPr>
        <w:t>1</w:t>
      </w:r>
      <w:r>
        <w:rPr>
          <w:sz w:val="28"/>
          <w:szCs w:val="28"/>
        </w:rPr>
        <w:t>节点或</w:t>
      </w:r>
      <w:r>
        <w:rPr>
          <w:rFonts w:hint="eastAsia"/>
          <w:sz w:val="28"/>
          <w:szCs w:val="28"/>
        </w:rPr>
        <w:t>0</w:t>
      </w:r>
      <w:r>
        <w:rPr>
          <w:sz w:val="28"/>
          <w:szCs w:val="28"/>
        </w:rPr>
        <w:t>2</w:t>
      </w:r>
      <w:r>
        <w:rPr>
          <w:sz w:val="28"/>
          <w:szCs w:val="28"/>
        </w:rPr>
        <w:t>节点</w:t>
      </w:r>
      <w:r>
        <w:rPr>
          <w:rFonts w:hint="eastAsia"/>
          <w:sz w:val="28"/>
          <w:szCs w:val="28"/>
        </w:rPr>
        <w:t>。</w:t>
      </w:r>
    </w:p>
    <w:p w:rsidR="009F345F" w:rsidRPr="00D44009" w:rsidRDefault="00EE34B0" w:rsidP="00546D9C">
      <w:pPr>
        <w:widowControl/>
        <w:jc w:val="left"/>
        <w:rPr>
          <w:b/>
          <w:color w:val="FF0000"/>
          <w:sz w:val="36"/>
          <w:szCs w:val="36"/>
        </w:rPr>
      </w:pPr>
      <w:r>
        <w:rPr>
          <w:b/>
          <w:color w:val="FF0000"/>
          <w:sz w:val="36"/>
          <w:szCs w:val="36"/>
        </w:rPr>
        <w:br w:type="page"/>
      </w:r>
    </w:p>
    <w:p w:rsidR="0026121F" w:rsidRDefault="0026121F" w:rsidP="009F345F">
      <w:pPr>
        <w:pStyle w:val="1"/>
      </w:pPr>
      <w:bookmarkStart w:id="1" w:name="_Toc78146365"/>
      <w:r>
        <w:t>G3WCSDB</w:t>
      </w:r>
      <w:bookmarkStart w:id="2" w:name="_Toc405278982"/>
      <w:r>
        <w:rPr>
          <w:rFonts w:hint="eastAsia"/>
        </w:rPr>
        <w:t>服务器</w:t>
      </w:r>
      <w:r w:rsidR="00262301">
        <w:rPr>
          <w:rFonts w:hint="eastAsia"/>
        </w:rPr>
        <w:t>备机</w:t>
      </w:r>
      <w:r>
        <w:rPr>
          <w:rFonts w:hint="eastAsia"/>
        </w:rPr>
        <w:t>重启</w:t>
      </w:r>
      <w:bookmarkEnd w:id="1"/>
    </w:p>
    <w:p w:rsidR="0026121F" w:rsidRPr="001F25F3" w:rsidRDefault="0026121F" w:rsidP="00546D9C">
      <w:pPr>
        <w:pStyle w:val="20"/>
        <w:numPr>
          <w:ilvl w:val="1"/>
          <w:numId w:val="10"/>
        </w:numPr>
      </w:pPr>
      <w:bookmarkStart w:id="3" w:name="_Toc78146366"/>
      <w:r w:rsidRPr="001F25F3">
        <w:rPr>
          <w:rFonts w:hint="eastAsia"/>
        </w:rPr>
        <w:t>系统列表</w:t>
      </w:r>
      <w:bookmarkEnd w:id="3"/>
    </w:p>
    <w:tbl>
      <w:tblPr>
        <w:tblW w:w="4540" w:type="dxa"/>
        <w:tblInd w:w="93" w:type="dxa"/>
        <w:tblLook w:val="04A0" w:firstRow="1" w:lastRow="0" w:firstColumn="1" w:lastColumn="0" w:noHBand="0" w:noVBand="1"/>
      </w:tblPr>
      <w:tblGrid>
        <w:gridCol w:w="2400"/>
        <w:gridCol w:w="2140"/>
      </w:tblGrid>
      <w:tr w:rsidR="0026121F" w:rsidRPr="00A0046C" w:rsidTr="008B2E55">
        <w:trPr>
          <w:trHeight w:val="285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121F" w:rsidRPr="00546D9C" w:rsidRDefault="0026121F" w:rsidP="00546D9C">
            <w:pPr>
              <w:rPr>
                <w:sz w:val="24"/>
              </w:rPr>
            </w:pPr>
            <w:r w:rsidRPr="00546D9C">
              <w:rPr>
                <w:rFonts w:hint="eastAsia"/>
                <w:sz w:val="24"/>
              </w:rPr>
              <w:t>主机名</w:t>
            </w:r>
          </w:p>
        </w:tc>
        <w:tc>
          <w:tcPr>
            <w:tcW w:w="2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121F" w:rsidRPr="00546D9C" w:rsidRDefault="0026121F" w:rsidP="00546D9C">
            <w:pPr>
              <w:rPr>
                <w:sz w:val="24"/>
              </w:rPr>
            </w:pPr>
            <w:r w:rsidRPr="00546D9C">
              <w:rPr>
                <w:sz w:val="24"/>
              </w:rPr>
              <w:t>IP</w:t>
            </w:r>
            <w:r w:rsidRPr="00546D9C">
              <w:rPr>
                <w:rFonts w:hint="eastAsia"/>
                <w:sz w:val="24"/>
              </w:rPr>
              <w:t>地址</w:t>
            </w:r>
          </w:p>
        </w:tc>
      </w:tr>
      <w:tr w:rsidR="0026121F" w:rsidTr="00546D9C">
        <w:trPr>
          <w:trHeight w:val="285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21F" w:rsidRPr="00546D9C" w:rsidRDefault="0026121F" w:rsidP="00015C3A">
            <w:pPr>
              <w:rPr>
                <w:sz w:val="24"/>
              </w:rPr>
            </w:pPr>
            <w:r w:rsidRPr="00546D9C">
              <w:rPr>
                <w:sz w:val="24"/>
              </w:rPr>
              <w:t>G3WCSDB01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21F" w:rsidRPr="00546D9C" w:rsidRDefault="0026121F" w:rsidP="00015C3A">
            <w:pPr>
              <w:rPr>
                <w:sz w:val="24"/>
              </w:rPr>
            </w:pPr>
            <w:r w:rsidRPr="00546D9C">
              <w:rPr>
                <w:sz w:val="24"/>
              </w:rPr>
              <w:t>4.190.80.71</w:t>
            </w:r>
          </w:p>
        </w:tc>
      </w:tr>
      <w:tr w:rsidR="0026121F" w:rsidTr="00546D9C">
        <w:trPr>
          <w:trHeight w:val="285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21F" w:rsidRPr="00546D9C" w:rsidRDefault="0026121F" w:rsidP="00015C3A">
            <w:pPr>
              <w:rPr>
                <w:sz w:val="24"/>
              </w:rPr>
            </w:pPr>
            <w:r w:rsidRPr="00546D9C">
              <w:rPr>
                <w:sz w:val="24"/>
              </w:rPr>
              <w:t>G3WCSDB02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21F" w:rsidRPr="00546D9C" w:rsidRDefault="0026121F" w:rsidP="00015C3A">
            <w:pPr>
              <w:rPr>
                <w:sz w:val="24"/>
              </w:rPr>
            </w:pPr>
            <w:r w:rsidRPr="00546D9C">
              <w:rPr>
                <w:sz w:val="24"/>
              </w:rPr>
              <w:t>4.190.80.72</w:t>
            </w:r>
          </w:p>
        </w:tc>
      </w:tr>
      <w:tr w:rsidR="0026121F" w:rsidTr="00546D9C">
        <w:trPr>
          <w:trHeight w:val="285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6121F" w:rsidRPr="00546D9C" w:rsidRDefault="0026121F" w:rsidP="008B2E55">
            <w:pPr>
              <w:rPr>
                <w:sz w:val="24"/>
              </w:rPr>
            </w:pPr>
            <w:r w:rsidRPr="00546D9C">
              <w:rPr>
                <w:sz w:val="24"/>
              </w:rPr>
              <w:t>G3WCSDB</w:t>
            </w:r>
            <w:r w:rsidRPr="00546D9C">
              <w:rPr>
                <w:rFonts w:hint="eastAsia"/>
                <w:sz w:val="24"/>
              </w:rPr>
              <w:t>（</w:t>
            </w:r>
            <w:r w:rsidRPr="00546D9C">
              <w:rPr>
                <w:sz w:val="24"/>
              </w:rPr>
              <w:t>VIP</w:t>
            </w:r>
            <w:r w:rsidRPr="00546D9C">
              <w:rPr>
                <w:rFonts w:hint="eastAsia"/>
                <w:sz w:val="24"/>
              </w:rPr>
              <w:t>）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6121F" w:rsidRPr="00546D9C" w:rsidRDefault="0026121F" w:rsidP="008B2E55">
            <w:pPr>
              <w:rPr>
                <w:sz w:val="24"/>
              </w:rPr>
            </w:pPr>
            <w:r w:rsidRPr="00546D9C">
              <w:rPr>
                <w:sz w:val="24"/>
              </w:rPr>
              <w:t>4.190.80.73</w:t>
            </w:r>
          </w:p>
        </w:tc>
      </w:tr>
    </w:tbl>
    <w:p w:rsidR="0026121F" w:rsidRPr="00824C83" w:rsidRDefault="0026121F" w:rsidP="00546D9C"/>
    <w:p w:rsidR="0026121F" w:rsidRDefault="0026121F" w:rsidP="00546D9C">
      <w:pPr>
        <w:pStyle w:val="20"/>
        <w:numPr>
          <w:ilvl w:val="1"/>
          <w:numId w:val="10"/>
        </w:numPr>
      </w:pPr>
      <w:bookmarkStart w:id="4" w:name="_Toc78146367"/>
      <w:r>
        <w:t>重启前操作</w:t>
      </w:r>
      <w:bookmarkEnd w:id="4"/>
    </w:p>
    <w:p w:rsidR="00287D13" w:rsidRPr="00546D9C" w:rsidRDefault="00287D13" w:rsidP="00546D9C">
      <w:pPr>
        <w:rPr>
          <w:b/>
          <w:color w:val="FF0000"/>
          <w:sz w:val="22"/>
        </w:rPr>
      </w:pPr>
      <w:r w:rsidRPr="00546D9C">
        <w:rPr>
          <w:rFonts w:hint="eastAsia"/>
          <w:b/>
          <w:color w:val="FF0000"/>
          <w:sz w:val="22"/>
          <w:highlight w:val="yellow"/>
        </w:rPr>
        <w:t>注：所有重启操作避开整点，暂定义安全时间段为</w:t>
      </w:r>
      <w:r w:rsidRPr="00546D9C">
        <w:rPr>
          <w:b/>
          <w:color w:val="FF0000"/>
          <w:sz w:val="22"/>
          <w:highlight w:val="yellow"/>
        </w:rPr>
        <w:t>2:15-2:45</w:t>
      </w:r>
      <w:r w:rsidRPr="00546D9C">
        <w:rPr>
          <w:rFonts w:hint="eastAsia"/>
          <w:b/>
          <w:color w:val="FF0000"/>
          <w:sz w:val="22"/>
          <w:highlight w:val="yellow"/>
        </w:rPr>
        <w:t>、</w:t>
      </w:r>
      <w:r w:rsidRPr="00546D9C">
        <w:rPr>
          <w:b/>
          <w:color w:val="FF0000"/>
          <w:sz w:val="22"/>
          <w:highlight w:val="yellow"/>
        </w:rPr>
        <w:t>3:15-3:45</w:t>
      </w:r>
      <w:r w:rsidRPr="00546D9C">
        <w:rPr>
          <w:rFonts w:hint="eastAsia"/>
          <w:b/>
          <w:color w:val="FF0000"/>
          <w:sz w:val="22"/>
          <w:highlight w:val="yellow"/>
        </w:rPr>
        <w:t>，重启操作在此时间段执行。</w:t>
      </w:r>
    </w:p>
    <w:p w:rsidR="00906C27" w:rsidRDefault="00906C27" w:rsidP="00546D9C">
      <w:pPr>
        <w:rPr>
          <w:b/>
        </w:rPr>
      </w:pPr>
      <w:r>
        <w:rPr>
          <w:rFonts w:hint="eastAsia"/>
          <w:b/>
        </w:rPr>
        <w:t>1</w:t>
      </w:r>
      <w:r>
        <w:rPr>
          <w:rFonts w:hint="eastAsia"/>
          <w:b/>
        </w:rPr>
        <w:t>）</w:t>
      </w:r>
      <w:r w:rsidRPr="00546D9C">
        <w:rPr>
          <w:rFonts w:hint="eastAsia"/>
          <w:b/>
        </w:rPr>
        <w:t>确认待重启节点服务运行情况</w:t>
      </w:r>
    </w:p>
    <w:p w:rsidR="00906C27" w:rsidRPr="00546D9C" w:rsidRDefault="00906C27" w:rsidP="00546D9C">
      <w:pPr>
        <w:rPr>
          <w:b/>
        </w:rPr>
      </w:pPr>
    </w:p>
    <w:p w:rsidR="00906C27" w:rsidRDefault="00906C27" w:rsidP="00546D9C">
      <w:pPr>
        <w:ind w:firstLine="420"/>
      </w:pPr>
      <w:r>
        <w:rPr>
          <w:rFonts w:hint="eastAsia"/>
          <w:sz w:val="24"/>
          <w:szCs w:val="24"/>
        </w:rPr>
        <w:t>使用</w:t>
      </w:r>
      <w:r>
        <w:rPr>
          <w:rFonts w:hint="eastAsia"/>
          <w:sz w:val="24"/>
          <w:szCs w:val="24"/>
        </w:rPr>
        <w:t>betadmin</w:t>
      </w:r>
      <w:r>
        <w:rPr>
          <w:rFonts w:hint="eastAsia"/>
          <w:sz w:val="24"/>
          <w:szCs w:val="24"/>
        </w:rPr>
        <w:t>用户登录</w:t>
      </w:r>
      <w:r>
        <w:t>WCSDB</w:t>
      </w:r>
      <w:r>
        <w:rPr>
          <w:rFonts w:hint="eastAsia"/>
        </w:rPr>
        <w:t>待重启节点，切换至</w:t>
      </w:r>
      <w:r w:rsidRPr="003D3FFA">
        <w:rPr>
          <w:rFonts w:hint="eastAsia"/>
        </w:rPr>
        <w:t>root</w:t>
      </w:r>
      <w:r w:rsidRPr="003D3FFA">
        <w:rPr>
          <w:rFonts w:hint="eastAsia"/>
        </w:rPr>
        <w:t>用户</w:t>
      </w:r>
      <w:r>
        <w:rPr>
          <w:rFonts w:hint="eastAsia"/>
        </w:rPr>
        <w:t>，</w:t>
      </w:r>
      <w:r w:rsidRPr="003D3FFA">
        <w:rPr>
          <w:rFonts w:hint="eastAsia"/>
        </w:rPr>
        <w:t>执行如下命令：</w:t>
      </w:r>
    </w:p>
    <w:p w:rsidR="00906C27" w:rsidRDefault="00906C27" w:rsidP="00546D9C">
      <w:r>
        <w:rPr>
          <w:noProof/>
        </w:rPr>
        <mc:AlternateContent>
          <mc:Choice Requires="wps">
            <w:drawing>
              <wp:inline distT="0" distB="0" distL="0" distR="0" wp14:anchorId="6EEDAA01" wp14:editId="2E9FE100">
                <wp:extent cx="5274310" cy="387350"/>
                <wp:effectExtent l="12700" t="12700" r="8890" b="8255"/>
                <wp:docPr id="324" name="文本框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7431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06C27" w:rsidRPr="00072438" w:rsidRDefault="00906C27" w:rsidP="00906C27">
                            <w:pPr>
                              <w:pStyle w:val="a6"/>
                              <w:spacing w:line="360" w:lineRule="auto"/>
                              <w:ind w:firstLineChars="0" w:firstLine="0"/>
                              <w:rPr>
                                <w:sz w:val="24"/>
                                <w:szCs w:val="24"/>
                              </w:rPr>
                            </w:pPr>
                            <w:r w:rsidRPr="00072438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clustat -l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B3525EB" id="_x0000_t202" coordsize="21600,21600" o:spt="202" path="m,l,21600r21600,l21600,xe">
                <v:stroke joinstyle="miter"/>
                <v:path gradientshapeok="t" o:connecttype="rect"/>
              </v:shapetype>
              <v:shape id="文本框 32" o:spid="_x0000_s1026" type="#_x0000_t202" style="width:415.3pt;height:3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">
                <v:textbox style="mso-fit-shape-to-text:t">
                  <w:txbxContent>
                    <w:p w:rsidR="00906C27" w:rsidRPr="00072438" w:rsidRDefault="00906C27" w:rsidP="00906C27">
                      <w:pPr>
                        <w:pStyle w:val="a6"/>
                        <w:spacing w:line="360" w:lineRule="auto"/>
                        <w:ind w:firstLineChars="0" w:firstLine="0"/>
                        <w:rPr>
                          <w:sz w:val="24"/>
                          <w:szCs w:val="24"/>
                        </w:rPr>
                      </w:pPr>
                      <w:r w:rsidRPr="00072438">
                        <w:rPr>
                          <w:rFonts w:hint="eastAsia"/>
                          <w:sz w:val="24"/>
                          <w:szCs w:val="24"/>
                        </w:rPr>
                        <w:t>clustat -l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906C27" w:rsidRDefault="00906C27" w:rsidP="00546D9C">
      <w:r>
        <w:rPr>
          <w:noProof/>
        </w:rPr>
        <w:drawing>
          <wp:inline distT="0" distB="0" distL="0" distR="0" wp14:anchorId="4687818F" wp14:editId="57822C81">
            <wp:extent cx="5267325" cy="2209800"/>
            <wp:effectExtent l="0" t="0" r="9525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6C27" w:rsidRPr="00906C27" w:rsidRDefault="00906C27" w:rsidP="00546D9C">
      <w:pPr>
        <w:ind w:firstLine="420"/>
      </w:pPr>
      <w:r>
        <w:rPr>
          <w:rFonts w:hint="eastAsia"/>
        </w:rPr>
        <w:t>如上图标识位置实例的实际分布情况显示为</w:t>
      </w:r>
      <w:r w:rsidRPr="0049539C">
        <w:t>g3wcsdbhb</w:t>
      </w:r>
      <w:r>
        <w:t>1</w:t>
      </w:r>
      <w:r w:rsidRPr="0049539C">
        <w:t>.csl.com</w:t>
      </w:r>
      <w:r>
        <w:t>或</w:t>
      </w:r>
      <w:r w:rsidRPr="0049539C">
        <w:t>g3wcsdbhb</w:t>
      </w:r>
      <w:r>
        <w:t>2</w:t>
      </w:r>
      <w:r w:rsidRPr="0049539C">
        <w:t>.csl.com</w:t>
      </w:r>
      <w:r>
        <w:rPr>
          <w:rFonts w:hint="eastAsia"/>
        </w:rPr>
        <w:t>，当</w:t>
      </w:r>
      <w:r>
        <w:rPr>
          <w:rFonts w:hint="eastAsia"/>
        </w:rPr>
        <w:t>owner</w:t>
      </w:r>
      <w:r>
        <w:rPr>
          <w:rFonts w:hint="eastAsia"/>
        </w:rPr>
        <w:t>为</w:t>
      </w:r>
      <w:r w:rsidRPr="0049539C">
        <w:t>g3wcsdbhb</w:t>
      </w:r>
      <w:r>
        <w:t>1</w:t>
      </w:r>
      <w:r w:rsidRPr="0049539C">
        <w:t>.csl.com</w:t>
      </w:r>
      <w:r>
        <w:t>表示当前实例运行在</w:t>
      </w:r>
      <w:r>
        <w:rPr>
          <w:rFonts w:hint="eastAsia"/>
        </w:rPr>
        <w:t>0</w:t>
      </w:r>
      <w:r>
        <w:t>1</w:t>
      </w:r>
      <w:r>
        <w:t>节点</w:t>
      </w:r>
      <w:r>
        <w:rPr>
          <w:rFonts w:hint="eastAsia"/>
        </w:rPr>
        <w:t>，</w:t>
      </w:r>
      <w:r>
        <w:t>当</w:t>
      </w:r>
      <w:r>
        <w:rPr>
          <w:rFonts w:hint="eastAsia"/>
        </w:rPr>
        <w:t>owner</w:t>
      </w:r>
      <w:r>
        <w:rPr>
          <w:rFonts w:hint="eastAsia"/>
        </w:rPr>
        <w:t>为</w:t>
      </w:r>
      <w:r w:rsidRPr="0049539C">
        <w:t>g3wcsdbhb</w:t>
      </w:r>
      <w:r>
        <w:t>2</w:t>
      </w:r>
      <w:r w:rsidRPr="0049539C">
        <w:t>.csl.com</w:t>
      </w:r>
      <w:r>
        <w:t>表示当前实例运行在</w:t>
      </w:r>
      <w:r>
        <w:rPr>
          <w:rFonts w:hint="eastAsia"/>
        </w:rPr>
        <w:t>0</w:t>
      </w:r>
      <w:r>
        <w:t>2</w:t>
      </w:r>
      <w:r>
        <w:t>节点</w:t>
      </w:r>
      <w:r>
        <w:rPr>
          <w:rFonts w:hint="eastAsia"/>
        </w:rPr>
        <w:t>。查看实例分布情况，如实例运行所在节点与安排重启的节点非同一节点，则执行后续重启步骤。</w:t>
      </w:r>
    </w:p>
    <w:p w:rsidR="00906C27" w:rsidRDefault="00906C27">
      <w:pPr>
        <w:pStyle w:val="a6"/>
        <w:ind w:left="425" w:firstLineChars="0" w:firstLine="0"/>
      </w:pPr>
    </w:p>
    <w:p w:rsidR="0026121F" w:rsidRPr="00546D9C" w:rsidRDefault="00906C27" w:rsidP="00546D9C">
      <w:pPr>
        <w:rPr>
          <w:b/>
        </w:rPr>
      </w:pPr>
      <w:r>
        <w:rPr>
          <w:rFonts w:hint="eastAsia"/>
          <w:b/>
        </w:rPr>
        <w:t>2</w:t>
      </w:r>
      <w:r>
        <w:rPr>
          <w:rFonts w:hint="eastAsia"/>
          <w:b/>
        </w:rPr>
        <w:t>）</w:t>
      </w:r>
      <w:r w:rsidR="0026121F" w:rsidRPr="00546D9C">
        <w:rPr>
          <w:rFonts w:hint="eastAsia"/>
          <w:b/>
        </w:rPr>
        <w:t>停止集群资源服务及集群基础服务：</w:t>
      </w:r>
    </w:p>
    <w:p w:rsidR="0026121F" w:rsidRPr="00546D9C" w:rsidRDefault="00CB5821" w:rsidP="00546D9C">
      <w:pPr>
        <w:ind w:firstLine="420"/>
      </w:pPr>
      <w:r>
        <w:rPr>
          <w:rFonts w:hint="eastAsia"/>
        </w:rPr>
        <w:t>在</w:t>
      </w:r>
      <w:r w:rsidR="00DF0F93" w:rsidRPr="00546D9C">
        <w:t>WCSDB</w:t>
      </w:r>
      <w:r w:rsidR="00DF0F93" w:rsidRPr="00546D9C">
        <w:rPr>
          <w:rFonts w:hint="eastAsia"/>
        </w:rPr>
        <w:t>待重启节点</w:t>
      </w:r>
      <w:r w:rsidR="0026121F" w:rsidRPr="00546D9C">
        <w:rPr>
          <w:rFonts w:hint="eastAsia"/>
        </w:rPr>
        <w:t>，</w:t>
      </w:r>
      <w:r>
        <w:rPr>
          <w:rFonts w:hint="eastAsia"/>
        </w:rPr>
        <w:t>保持使用</w:t>
      </w:r>
      <w:r w:rsidR="0026121F" w:rsidRPr="00546D9C">
        <w:t>root</w:t>
      </w:r>
      <w:r w:rsidR="0026121F" w:rsidRPr="00546D9C">
        <w:rPr>
          <w:rFonts w:hint="eastAsia"/>
        </w:rPr>
        <w:t>用户，依次执行以下命令停止主机集群资源服务及集群基础服务：</w:t>
      </w:r>
    </w:p>
    <w:tbl>
      <w:tblPr>
        <w:tblStyle w:val="ab"/>
        <w:tblpPr w:leftFromText="180" w:rightFromText="180" w:vertAnchor="text" w:horzAnchor="margin" w:tblpY="16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6121F" w:rsidTr="00B05E16">
        <w:tc>
          <w:tcPr>
            <w:tcW w:w="85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6121F" w:rsidRDefault="0026121F" w:rsidP="00B05E16">
            <w:pPr>
              <w:spacing w:line="360" w:lineRule="auto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service rgmanager stop</w:t>
            </w:r>
          </w:p>
          <w:p w:rsidR="0026121F" w:rsidRPr="00475119" w:rsidRDefault="0026121F" w:rsidP="00B05E16">
            <w:pPr>
              <w:spacing w:line="360" w:lineRule="auto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service cman stop</w:t>
            </w:r>
          </w:p>
        </w:tc>
      </w:tr>
    </w:tbl>
    <w:p w:rsidR="0026121F" w:rsidRDefault="0026121F" w:rsidP="0026121F">
      <w:pPr>
        <w:spacing w:line="360" w:lineRule="auto"/>
      </w:pPr>
      <w:r>
        <w:rPr>
          <w:noProof/>
        </w:rPr>
        <w:drawing>
          <wp:inline distT="0" distB="0" distL="0" distR="0" wp14:anchorId="37F23DBC" wp14:editId="63372C36">
            <wp:extent cx="4762500" cy="406502"/>
            <wp:effectExtent l="0" t="0" r="0" b="0"/>
            <wp:docPr id="322" name="图片 322" descr="C:\Users\songyande\AppData\Local\Microsoft\Windows\Temporary Internet Files\Content.Outlook\SVJDA2ZI\rgmanager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songyande\AppData\Local\Microsoft\Windows\Temporary Internet Files\Content.Outlook\SVJDA2ZI\rgmanager (2)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0208" cy="406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121F" w:rsidRDefault="0026121F" w:rsidP="0026121F">
      <w:pPr>
        <w:spacing w:line="360" w:lineRule="auto"/>
      </w:pPr>
      <w:r>
        <w:rPr>
          <w:noProof/>
        </w:rPr>
        <w:drawing>
          <wp:inline distT="0" distB="0" distL="0" distR="0" wp14:anchorId="56A8086E" wp14:editId="0758449F">
            <wp:extent cx="4829175" cy="1133475"/>
            <wp:effectExtent l="0" t="0" r="9525" b="9525"/>
            <wp:docPr id="323" name="图片 323" descr="C:\Users\songyande\AppData\Local\Microsoft\Windows\Temporary Internet Files\Content.Outlook\SVJDA2ZI\cm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songyande\AppData\Local\Microsoft\Windows\Temporary Internet Files\Content.Outlook\SVJDA2ZI\cman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476" cy="113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121F" w:rsidRPr="0026121F" w:rsidRDefault="0026121F" w:rsidP="00546D9C">
      <w:pPr>
        <w:ind w:left="420"/>
      </w:pPr>
    </w:p>
    <w:p w:rsidR="0026121F" w:rsidRPr="001F25F3" w:rsidRDefault="0026121F" w:rsidP="00546D9C">
      <w:pPr>
        <w:pStyle w:val="20"/>
        <w:numPr>
          <w:ilvl w:val="1"/>
          <w:numId w:val="10"/>
        </w:numPr>
      </w:pPr>
      <w:bookmarkStart w:id="5" w:name="_Toc78146368"/>
      <w:r w:rsidRPr="001F25F3">
        <w:rPr>
          <w:rFonts w:hint="eastAsia"/>
        </w:rPr>
        <w:t>重启服务器</w:t>
      </w:r>
      <w:bookmarkEnd w:id="5"/>
    </w:p>
    <w:bookmarkEnd w:id="2"/>
    <w:p w:rsidR="009F345F" w:rsidRPr="003D3FFA" w:rsidRDefault="00135A47" w:rsidP="009F345F">
      <w:pPr>
        <w:pStyle w:val="a6"/>
        <w:ind w:left="425" w:firstLineChars="0" w:firstLine="0"/>
      </w:pPr>
      <w:r>
        <w:rPr>
          <w:rFonts w:hint="eastAsia"/>
        </w:rPr>
        <w:t>1</w:t>
      </w:r>
      <w:r w:rsidR="0049539C">
        <w:rPr>
          <w:rFonts w:hint="eastAsia"/>
        </w:rPr>
        <w:t>）</w:t>
      </w:r>
      <w:r w:rsidR="009F345F" w:rsidRPr="003D3FFA">
        <w:rPr>
          <w:rFonts w:hint="eastAsia"/>
        </w:rPr>
        <w:t>在备机上</w:t>
      </w:r>
      <w:r w:rsidR="00A54BC3">
        <w:rPr>
          <w:rFonts w:hint="eastAsia"/>
        </w:rPr>
        <w:t>保持当前用户为</w:t>
      </w:r>
      <w:r w:rsidR="00A54BC3">
        <w:rPr>
          <w:rFonts w:hint="eastAsia"/>
        </w:rPr>
        <w:t>root</w:t>
      </w:r>
      <w:r w:rsidR="00A54BC3">
        <w:rPr>
          <w:rFonts w:hint="eastAsia"/>
        </w:rPr>
        <w:t>（否则</w:t>
      </w:r>
      <w:r w:rsidR="009F345F" w:rsidRPr="003D3FFA">
        <w:rPr>
          <w:rFonts w:hint="eastAsia"/>
        </w:rPr>
        <w:t>使用</w:t>
      </w:r>
      <w:r w:rsidR="009F345F" w:rsidRPr="003D3FFA">
        <w:rPr>
          <w:rFonts w:hint="eastAsia"/>
        </w:rPr>
        <w:t>betadmin</w:t>
      </w:r>
      <w:r w:rsidR="009F345F" w:rsidRPr="003D3FFA">
        <w:rPr>
          <w:rFonts w:hint="eastAsia"/>
        </w:rPr>
        <w:t>用户登录</w:t>
      </w:r>
      <w:r w:rsidR="009F345F" w:rsidRPr="003D3FFA">
        <w:rPr>
          <w:rFonts w:hint="eastAsia"/>
        </w:rPr>
        <w:t>putty</w:t>
      </w:r>
      <w:r w:rsidR="009F345F" w:rsidRPr="003D3FFA">
        <w:rPr>
          <w:rFonts w:hint="eastAsia"/>
        </w:rPr>
        <w:t>，切换至</w:t>
      </w:r>
      <w:r w:rsidR="009F345F" w:rsidRPr="003D3FFA">
        <w:rPr>
          <w:rFonts w:hint="eastAsia"/>
        </w:rPr>
        <w:t>root</w:t>
      </w:r>
      <w:r w:rsidR="009F345F" w:rsidRPr="003D3FFA">
        <w:rPr>
          <w:rFonts w:hint="eastAsia"/>
        </w:rPr>
        <w:t>用户</w:t>
      </w:r>
      <w:r w:rsidR="00A54BC3">
        <w:rPr>
          <w:rFonts w:hint="eastAsia"/>
        </w:rPr>
        <w:t>），</w:t>
      </w:r>
      <w:r w:rsidR="009F345F" w:rsidRPr="003D3FFA">
        <w:rPr>
          <w:rFonts w:hint="eastAsia"/>
        </w:rPr>
        <w:t>执行如下命令</w:t>
      </w:r>
      <w:r w:rsidR="00431F66">
        <w:rPr>
          <w:rFonts w:hint="eastAsia"/>
        </w:rPr>
        <w:t>重启系统</w:t>
      </w:r>
      <w:r w:rsidR="009F345F" w:rsidRPr="003D3FFA">
        <w:rPr>
          <w:rFonts w:hint="eastAsia"/>
        </w:rPr>
        <w:t>：</w:t>
      </w:r>
    </w:p>
    <w:p w:rsidR="00064352" w:rsidRPr="003D3FFA" w:rsidRDefault="009F345F" w:rsidP="000A792B">
      <w:pPr>
        <w:pStyle w:val="a6"/>
        <w:ind w:left="425" w:firstLineChars="0" w:firstLine="0"/>
      </w:pPr>
      <w:r>
        <w:rPr>
          <w:noProof/>
        </w:rPr>
        <mc:AlternateContent>
          <mc:Choice Requires="wps">
            <w:drawing>
              <wp:inline distT="0" distB="0" distL="0" distR="0" wp14:anchorId="1951FA3A" wp14:editId="78F949F3">
                <wp:extent cx="5410835" cy="341906"/>
                <wp:effectExtent l="0" t="0" r="18415" b="20320"/>
                <wp:docPr id="66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0835" cy="34190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B3224" w:rsidRPr="00072438" w:rsidRDefault="00431F66" w:rsidP="009F345F">
                            <w:pPr>
                              <w:pStyle w:val="a6"/>
                              <w:spacing w:line="360" w:lineRule="auto"/>
                              <w:ind w:firstLineChars="0" w:firstLine="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reboot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951FA3A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7" type="#_x0000_t202" style="width:426.05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">
                <v:textbox>
                  <w:txbxContent>
                    <w:p w:rsidR="00BB3224" w:rsidRPr="00072438" w:rsidRDefault="00431F66" w:rsidP="009F345F">
                      <w:pPr>
                        <w:pStyle w:val="a6"/>
                        <w:spacing w:line="360" w:lineRule="auto"/>
                        <w:ind w:firstLineChars="0" w:firstLine="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reboot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431F66" w:rsidRPr="00546D9C" w:rsidRDefault="00135A47" w:rsidP="00546D9C">
      <w:pPr>
        <w:pStyle w:val="a6"/>
        <w:ind w:left="425" w:firstLineChars="0" w:firstLine="0"/>
      </w:pPr>
      <w:r>
        <w:t>2</w:t>
      </w:r>
      <w:r w:rsidR="00431F66">
        <w:rPr>
          <w:rFonts w:hint="eastAsia"/>
        </w:rPr>
        <w:t>）</w:t>
      </w:r>
      <w:r w:rsidR="00431F66" w:rsidRPr="00546D9C">
        <w:rPr>
          <w:rFonts w:hint="eastAsia"/>
        </w:rPr>
        <w:t>待</w:t>
      </w:r>
      <w:r w:rsidR="00431F66">
        <w:rPr>
          <w:rFonts w:hint="eastAsia"/>
        </w:rPr>
        <w:t>系统重新</w:t>
      </w:r>
      <w:r w:rsidR="00431F66" w:rsidRPr="00546D9C">
        <w:rPr>
          <w:rFonts w:hint="eastAsia"/>
        </w:rPr>
        <w:t>启动后，使用</w:t>
      </w:r>
      <w:r w:rsidR="00431F66" w:rsidRPr="00546D9C">
        <w:t>betadmin</w:t>
      </w:r>
      <w:r w:rsidR="00431F66" w:rsidRPr="00546D9C">
        <w:rPr>
          <w:rFonts w:hint="eastAsia"/>
        </w:rPr>
        <w:t>用户登录</w:t>
      </w:r>
      <w:r w:rsidR="00431F66">
        <w:rPr>
          <w:rFonts w:hint="eastAsia"/>
        </w:rPr>
        <w:t>重启的</w:t>
      </w:r>
      <w:r w:rsidR="00431F66" w:rsidRPr="00546D9C">
        <w:rPr>
          <w:rFonts w:hint="eastAsia"/>
        </w:rPr>
        <w:t>服务器并切换到</w:t>
      </w:r>
      <w:r w:rsidR="00431F66" w:rsidRPr="00546D9C">
        <w:t>root</w:t>
      </w:r>
      <w:r w:rsidR="00431F66" w:rsidRPr="00546D9C">
        <w:rPr>
          <w:rFonts w:hint="eastAsia"/>
        </w:rPr>
        <w:t>用户，执行命令查看</w:t>
      </w:r>
      <w:r w:rsidR="00431F66" w:rsidRPr="00546D9C">
        <w:t>cluster</w:t>
      </w:r>
      <w:r w:rsidR="00431F66" w:rsidRPr="00546D9C">
        <w:rPr>
          <w:rFonts w:hint="eastAsia"/>
        </w:rPr>
        <w:t>状态：</w:t>
      </w:r>
    </w:p>
    <w:tbl>
      <w:tblPr>
        <w:tblStyle w:val="ab"/>
        <w:tblW w:w="8296" w:type="dxa"/>
        <w:tblInd w:w="500" w:type="dxa"/>
        <w:tblLook w:val="04A0" w:firstRow="1" w:lastRow="0" w:firstColumn="1" w:lastColumn="0" w:noHBand="0" w:noVBand="1"/>
      </w:tblPr>
      <w:tblGrid>
        <w:gridCol w:w="8296"/>
      </w:tblGrid>
      <w:tr w:rsidR="00431F66" w:rsidTr="00546D9C">
        <w:tc>
          <w:tcPr>
            <w:tcW w:w="8296" w:type="dxa"/>
          </w:tcPr>
          <w:p w:rsidR="00431F66" w:rsidRDefault="00431F66" w:rsidP="00B05E16">
            <w:pPr>
              <w:pStyle w:val="a6"/>
              <w:spacing w:line="360" w:lineRule="auto"/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clustat </w:t>
            </w:r>
            <w:r>
              <w:rPr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</w:rPr>
              <w:t>l</w:t>
            </w:r>
          </w:p>
        </w:tc>
      </w:tr>
    </w:tbl>
    <w:p w:rsidR="009F345F" w:rsidRDefault="009F345F" w:rsidP="009F345F">
      <w:pPr>
        <w:pStyle w:val="a6"/>
        <w:ind w:left="425" w:firstLineChars="0" w:firstLine="0"/>
      </w:pPr>
      <w:r w:rsidRPr="003D3FFA">
        <w:rPr>
          <w:rFonts w:hint="eastAsia"/>
        </w:rPr>
        <w:t>如果</w:t>
      </w:r>
      <w:r w:rsidR="00715BB8" w:rsidRPr="005F5700">
        <w:t>Current State</w:t>
      </w:r>
      <w:r w:rsidR="00715BB8" w:rsidRPr="005F5700">
        <w:rPr>
          <w:rFonts w:hint="eastAsia"/>
        </w:rPr>
        <w:t>为“</w:t>
      </w:r>
      <w:r w:rsidR="00715BB8" w:rsidRPr="005F5700">
        <w:t>started</w:t>
      </w:r>
      <w:r w:rsidR="00715BB8" w:rsidRPr="005F5700">
        <w:rPr>
          <w:rFonts w:hint="eastAsia"/>
        </w:rPr>
        <w:t>”</w:t>
      </w:r>
      <w:r w:rsidR="0049539C">
        <w:rPr>
          <w:rFonts w:hint="eastAsia"/>
        </w:rPr>
        <w:t>且所有资源为</w:t>
      </w:r>
      <w:r w:rsidR="0049539C">
        <w:rPr>
          <w:rFonts w:hint="eastAsia"/>
        </w:rPr>
        <w:t>online</w:t>
      </w:r>
      <w:r w:rsidR="0049539C">
        <w:rPr>
          <w:rFonts w:hint="eastAsia"/>
        </w:rPr>
        <w:t>状态</w:t>
      </w:r>
      <w:r w:rsidRPr="003D3FFA">
        <w:rPr>
          <w:rFonts w:hint="eastAsia"/>
        </w:rPr>
        <w:t>，表示</w:t>
      </w:r>
      <w:r w:rsidRPr="003D3FFA">
        <w:rPr>
          <w:rFonts w:hint="eastAsia"/>
        </w:rPr>
        <w:t>cluster</w:t>
      </w:r>
      <w:r w:rsidRPr="003D3FFA">
        <w:rPr>
          <w:rFonts w:hint="eastAsia"/>
        </w:rPr>
        <w:t>状态正常。否则等候</w:t>
      </w:r>
      <w:r w:rsidRPr="003D3FFA">
        <w:rPr>
          <w:rFonts w:hint="eastAsia"/>
        </w:rPr>
        <w:t>5</w:t>
      </w:r>
      <w:r w:rsidRPr="003D3FFA">
        <w:rPr>
          <w:rFonts w:hint="eastAsia"/>
        </w:rPr>
        <w:t>分钟重新执行</w:t>
      </w:r>
      <w:r w:rsidRPr="003D3FFA">
        <w:rPr>
          <w:rFonts w:hint="eastAsia"/>
        </w:rPr>
        <w:t>clustat -l</w:t>
      </w:r>
      <w:r w:rsidRPr="003D3FFA">
        <w:rPr>
          <w:rFonts w:hint="eastAsia"/>
        </w:rPr>
        <w:t>查看</w:t>
      </w:r>
      <w:r w:rsidRPr="003D3FFA">
        <w:rPr>
          <w:rFonts w:hint="eastAsia"/>
        </w:rPr>
        <w:t>cluster</w:t>
      </w:r>
      <w:r w:rsidRPr="003D3FFA">
        <w:rPr>
          <w:rFonts w:hint="eastAsia"/>
        </w:rPr>
        <w:t>状态。</w:t>
      </w:r>
      <w:bookmarkStart w:id="6" w:name="_Toc405278984"/>
    </w:p>
    <w:p w:rsidR="000A792B" w:rsidRDefault="0049539C" w:rsidP="009F345F">
      <w:pPr>
        <w:pStyle w:val="a6"/>
        <w:ind w:left="425" w:firstLineChars="0" w:firstLine="0"/>
      </w:pPr>
      <w:r>
        <w:rPr>
          <w:noProof/>
        </w:rPr>
        <w:drawing>
          <wp:inline distT="0" distB="0" distL="0" distR="0" wp14:anchorId="4144B0B9" wp14:editId="033C7976">
            <wp:extent cx="5267325" cy="2200275"/>
            <wp:effectExtent l="0" t="0" r="9525" b="952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1F66" w:rsidRPr="00546D9C" w:rsidRDefault="00431F66" w:rsidP="00546D9C">
      <w:pPr>
        <w:pStyle w:val="20"/>
        <w:numPr>
          <w:ilvl w:val="1"/>
          <w:numId w:val="10"/>
        </w:numPr>
        <w:rPr>
          <w:b w:val="0"/>
        </w:rPr>
      </w:pPr>
      <w:bookmarkStart w:id="7" w:name="_Toc78146369"/>
      <w:r w:rsidRPr="001F25F3">
        <w:rPr>
          <w:rFonts w:hint="eastAsia"/>
        </w:rPr>
        <w:t>重启后检查</w:t>
      </w:r>
      <w:bookmarkEnd w:id="7"/>
    </w:p>
    <w:p w:rsidR="00431F66" w:rsidRDefault="00431F66" w:rsidP="00546D9C">
      <w:pPr>
        <w:ind w:firstLine="420"/>
        <w:rPr>
          <w:b/>
        </w:rPr>
      </w:pPr>
      <w:r w:rsidRPr="00546D9C">
        <w:rPr>
          <w:rFonts w:hint="eastAsia"/>
          <w:b/>
        </w:rPr>
        <w:t>检查</w:t>
      </w:r>
      <w:r w:rsidRPr="00546D9C">
        <w:rPr>
          <w:b/>
        </w:rPr>
        <w:t>filebeat</w:t>
      </w:r>
      <w:r w:rsidRPr="00546D9C">
        <w:rPr>
          <w:rFonts w:hint="eastAsia"/>
          <w:b/>
        </w:rPr>
        <w:t>进程状态</w:t>
      </w:r>
    </w:p>
    <w:p w:rsidR="00431F66" w:rsidRPr="00546D9C" w:rsidRDefault="00431F66" w:rsidP="00546D9C">
      <w:pPr>
        <w:ind w:firstLine="420"/>
        <w:rPr>
          <w:b/>
        </w:rPr>
      </w:pPr>
    </w:p>
    <w:p w:rsidR="00431F66" w:rsidRPr="00546D9C" w:rsidRDefault="00431F66">
      <w:pPr>
        <w:pStyle w:val="a6"/>
        <w:numPr>
          <w:ilvl w:val="0"/>
          <w:numId w:val="52"/>
        </w:numPr>
        <w:ind w:firstLineChars="0"/>
        <w:rPr>
          <w:rFonts w:ascii="宋体" w:hAnsi="宋体"/>
          <w:color w:val="000000"/>
        </w:rPr>
      </w:pPr>
      <w:r w:rsidRPr="00431F66">
        <w:rPr>
          <w:rFonts w:ascii="宋体" w:hAnsi="宋体" w:hint="eastAsia"/>
          <w:color w:val="000000"/>
        </w:rPr>
        <w:t>使用betadmin</w:t>
      </w:r>
      <w:r>
        <w:rPr>
          <w:rFonts w:ascii="宋体" w:hAnsi="宋体" w:hint="eastAsia"/>
          <w:color w:val="000000"/>
        </w:rPr>
        <w:t>用户登录重启服务器，</w:t>
      </w:r>
      <w:r w:rsidRPr="00431F66">
        <w:rPr>
          <w:rFonts w:ascii="宋体" w:hAnsi="宋体" w:hint="eastAsia"/>
          <w:color w:val="000000"/>
        </w:rPr>
        <w:t>执行以下命令检查filebeat进程</w:t>
      </w:r>
      <w:r>
        <w:rPr>
          <w:rFonts w:ascii="宋体" w:hAnsi="宋体" w:hint="eastAsia"/>
          <w:color w:val="000000"/>
        </w:rPr>
        <w:t>是否</w:t>
      </w:r>
      <w:r w:rsidRPr="00431F66">
        <w:rPr>
          <w:rFonts w:ascii="宋体" w:hAnsi="宋体" w:hint="eastAsia"/>
          <w:color w:val="000000"/>
        </w:rPr>
        <w:t>存在：</w:t>
      </w:r>
    </w:p>
    <w:tbl>
      <w:tblPr>
        <w:tblStyle w:val="ab"/>
        <w:tblW w:w="8296" w:type="dxa"/>
        <w:tblInd w:w="500" w:type="dxa"/>
        <w:tblLook w:val="04A0" w:firstRow="1" w:lastRow="0" w:firstColumn="1" w:lastColumn="0" w:noHBand="0" w:noVBand="1"/>
      </w:tblPr>
      <w:tblGrid>
        <w:gridCol w:w="8296"/>
      </w:tblGrid>
      <w:tr w:rsidR="00431F66" w:rsidTr="00B05E16">
        <w:tc>
          <w:tcPr>
            <w:tcW w:w="8296" w:type="dxa"/>
          </w:tcPr>
          <w:p w:rsidR="00431F66" w:rsidRDefault="00431F66" w:rsidP="00B05E16">
            <w:pPr>
              <w:pStyle w:val="a6"/>
              <w:spacing w:line="360" w:lineRule="auto"/>
              <w:ind w:firstLineChars="0" w:firstLine="0"/>
              <w:rPr>
                <w:sz w:val="24"/>
                <w:szCs w:val="24"/>
              </w:rPr>
            </w:pPr>
            <w:r w:rsidRPr="00431F66">
              <w:rPr>
                <w:rFonts w:ascii="宋体" w:hAnsi="宋体" w:hint="eastAsia"/>
                <w:color w:val="000000"/>
              </w:rPr>
              <w:t>ps -ef | grep filebeat</w:t>
            </w:r>
          </w:p>
        </w:tc>
      </w:tr>
    </w:tbl>
    <w:p w:rsidR="00431F66" w:rsidRPr="00546D9C" w:rsidRDefault="00431F66" w:rsidP="00546D9C">
      <w:pPr>
        <w:rPr>
          <w:rFonts w:ascii="宋体" w:hAnsi="宋体"/>
          <w:color w:val="000000"/>
        </w:rPr>
      </w:pPr>
    </w:p>
    <w:p w:rsidR="00431F66" w:rsidRPr="00546D9C" w:rsidRDefault="00431F66">
      <w:pPr>
        <w:pStyle w:val="a6"/>
        <w:numPr>
          <w:ilvl w:val="0"/>
          <w:numId w:val="52"/>
        </w:numPr>
        <w:ind w:firstLineChars="0"/>
        <w:rPr>
          <w:rFonts w:ascii="宋体" w:hAnsi="宋体"/>
          <w:color w:val="000000"/>
        </w:rPr>
      </w:pPr>
      <w:r w:rsidRPr="00431F66">
        <w:rPr>
          <w:rFonts w:ascii="宋体" w:hAnsi="宋体" w:hint="eastAsia"/>
          <w:color w:val="000000"/>
        </w:rPr>
        <w:t>如filebeat进程不存在，则执行以下命令启动进程（使用betadmin）：</w:t>
      </w:r>
    </w:p>
    <w:tbl>
      <w:tblPr>
        <w:tblStyle w:val="ab"/>
        <w:tblW w:w="8296" w:type="dxa"/>
        <w:tblInd w:w="500" w:type="dxa"/>
        <w:tblLook w:val="04A0" w:firstRow="1" w:lastRow="0" w:firstColumn="1" w:lastColumn="0" w:noHBand="0" w:noVBand="1"/>
      </w:tblPr>
      <w:tblGrid>
        <w:gridCol w:w="8296"/>
      </w:tblGrid>
      <w:tr w:rsidR="00431F66" w:rsidTr="00B05E16">
        <w:tc>
          <w:tcPr>
            <w:tcW w:w="8296" w:type="dxa"/>
          </w:tcPr>
          <w:p w:rsidR="00431F66" w:rsidRDefault="006C55F3" w:rsidP="00B05E16">
            <w:pPr>
              <w:pStyle w:val="a6"/>
              <w:spacing w:line="360" w:lineRule="auto"/>
              <w:ind w:firstLineChars="0" w:firstLine="0"/>
              <w:rPr>
                <w:sz w:val="24"/>
                <w:szCs w:val="24"/>
              </w:rPr>
            </w:pPr>
            <w:r>
              <w:rPr>
                <w:rFonts w:ascii="宋体" w:hAnsi="宋体" w:hint="eastAsia"/>
              </w:rPr>
              <w:t>service filebeat</w:t>
            </w:r>
            <w:r w:rsidR="00431F66" w:rsidRPr="00431F66">
              <w:rPr>
                <w:rFonts w:ascii="宋体" w:hAnsi="宋体" w:hint="eastAsia"/>
              </w:rPr>
              <w:t xml:space="preserve"> start</w:t>
            </w:r>
          </w:p>
        </w:tc>
      </w:tr>
    </w:tbl>
    <w:p w:rsidR="00431F66" w:rsidRPr="00546D9C" w:rsidRDefault="00431F66" w:rsidP="00546D9C">
      <w:pPr>
        <w:rPr>
          <w:rFonts w:ascii="宋体" w:hAnsi="宋体"/>
          <w:color w:val="000000"/>
        </w:rPr>
      </w:pPr>
    </w:p>
    <w:p w:rsidR="00431F66" w:rsidRPr="00546D9C" w:rsidRDefault="00431F66">
      <w:pPr>
        <w:pStyle w:val="a6"/>
        <w:numPr>
          <w:ilvl w:val="0"/>
          <w:numId w:val="52"/>
        </w:numPr>
        <w:ind w:firstLineChars="0"/>
        <w:rPr>
          <w:rFonts w:ascii="宋体" w:hAnsi="宋体"/>
          <w:color w:val="000000"/>
        </w:rPr>
      </w:pPr>
      <w:r w:rsidRPr="00431F66">
        <w:rPr>
          <w:rFonts w:ascii="宋体" w:hAnsi="宋体" w:hint="eastAsia"/>
          <w:color w:val="000000"/>
        </w:rPr>
        <w:t>进程手工启动后再次检查filebeat进程是否存在（使用betadmin）：</w:t>
      </w:r>
    </w:p>
    <w:tbl>
      <w:tblPr>
        <w:tblStyle w:val="ab"/>
        <w:tblW w:w="8296" w:type="dxa"/>
        <w:tblInd w:w="500" w:type="dxa"/>
        <w:tblLook w:val="04A0" w:firstRow="1" w:lastRow="0" w:firstColumn="1" w:lastColumn="0" w:noHBand="0" w:noVBand="1"/>
      </w:tblPr>
      <w:tblGrid>
        <w:gridCol w:w="8296"/>
      </w:tblGrid>
      <w:tr w:rsidR="00431F66" w:rsidTr="00B05E16">
        <w:tc>
          <w:tcPr>
            <w:tcW w:w="8296" w:type="dxa"/>
          </w:tcPr>
          <w:p w:rsidR="00431F66" w:rsidRDefault="00431F66" w:rsidP="00B05E16">
            <w:pPr>
              <w:pStyle w:val="a6"/>
              <w:spacing w:line="360" w:lineRule="auto"/>
              <w:ind w:firstLineChars="0" w:firstLine="0"/>
              <w:rPr>
                <w:sz w:val="24"/>
                <w:szCs w:val="24"/>
              </w:rPr>
            </w:pPr>
            <w:r w:rsidRPr="00431F66">
              <w:rPr>
                <w:rFonts w:ascii="宋体" w:hAnsi="宋体" w:hint="eastAsia"/>
                <w:color w:val="000000"/>
              </w:rPr>
              <w:t>ps -ef | grep filebeat</w:t>
            </w:r>
          </w:p>
        </w:tc>
      </w:tr>
    </w:tbl>
    <w:p w:rsidR="00431F66" w:rsidRDefault="00431F66" w:rsidP="00431F66">
      <w:pPr>
        <w:rPr>
          <w:rFonts w:ascii="宋体" w:hAnsi="宋体"/>
          <w:color w:val="000000"/>
        </w:rPr>
      </w:pPr>
    </w:p>
    <w:p w:rsidR="00431F66" w:rsidRPr="00B05E16" w:rsidRDefault="00431F66" w:rsidP="00431F66">
      <w:pPr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ab/>
      </w:r>
      <w:r w:rsidRPr="00B05E16">
        <w:rPr>
          <w:rFonts w:hint="eastAsia"/>
          <w:b/>
        </w:rPr>
        <w:t>检查</w:t>
      </w:r>
      <w:r>
        <w:rPr>
          <w:rFonts w:hint="eastAsia"/>
          <w:b/>
        </w:rPr>
        <w:t>监控</w:t>
      </w:r>
      <w:r w:rsidRPr="00B05E16">
        <w:rPr>
          <w:rFonts w:hint="eastAsia"/>
          <w:b/>
        </w:rPr>
        <w:t>进程状态</w:t>
      </w:r>
    </w:p>
    <w:p w:rsidR="00566B60" w:rsidRPr="00546D9C" w:rsidRDefault="003955DA">
      <w:pPr>
        <w:pStyle w:val="a6"/>
        <w:numPr>
          <w:ilvl w:val="0"/>
          <w:numId w:val="73"/>
        </w:numPr>
        <w:ind w:firstLineChars="0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使用betadmin用户执行以下命令检查</w:t>
      </w:r>
      <w:r w:rsidR="008E6704" w:rsidRPr="008D30AF">
        <w:rPr>
          <w:rFonts w:ascii="宋体" w:hAnsi="宋体" w:hint="eastAsia"/>
        </w:rPr>
        <w:t>zabbix-agent</w:t>
      </w:r>
      <w:r w:rsidR="008E6704">
        <w:rPr>
          <w:rFonts w:ascii="宋体" w:hAnsi="宋体" w:hint="eastAsia"/>
          <w:color w:val="000000"/>
        </w:rPr>
        <w:t>服务状态</w:t>
      </w:r>
      <w:r>
        <w:rPr>
          <w:rFonts w:ascii="宋体" w:hAnsi="宋体" w:hint="eastAsia"/>
          <w:color w:val="000000"/>
        </w:rPr>
        <w:t>：</w:t>
      </w:r>
    </w:p>
    <w:tbl>
      <w:tblPr>
        <w:tblStyle w:val="ab"/>
        <w:tblW w:w="8296" w:type="dxa"/>
        <w:tblInd w:w="500" w:type="dxa"/>
        <w:tblLook w:val="04A0" w:firstRow="1" w:lastRow="0" w:firstColumn="1" w:lastColumn="0" w:noHBand="0" w:noVBand="1"/>
      </w:tblPr>
      <w:tblGrid>
        <w:gridCol w:w="8296"/>
      </w:tblGrid>
      <w:tr w:rsidR="00566B60" w:rsidTr="008D30AF">
        <w:tc>
          <w:tcPr>
            <w:tcW w:w="8296" w:type="dxa"/>
          </w:tcPr>
          <w:p w:rsidR="00566B60" w:rsidRPr="00546D9C" w:rsidRDefault="00566B60" w:rsidP="00546D9C">
            <w:pPr>
              <w:rPr>
                <w:rFonts w:ascii="宋体" w:hAnsi="宋体"/>
                <w:color w:val="000000"/>
              </w:rPr>
            </w:pPr>
            <w:r w:rsidRPr="008D30AF">
              <w:rPr>
                <w:rFonts w:ascii="宋体" w:hAnsi="宋体" w:hint="eastAsia"/>
              </w:rPr>
              <w:t>/etc/init.d/zabbix-agent status</w:t>
            </w:r>
          </w:p>
        </w:tc>
      </w:tr>
    </w:tbl>
    <w:p w:rsidR="0074468F" w:rsidRDefault="0074468F" w:rsidP="00546D9C">
      <w:pPr>
        <w:pStyle w:val="a6"/>
        <w:ind w:left="785" w:firstLineChars="0" w:firstLine="0"/>
        <w:rPr>
          <w:rFonts w:ascii="宋体" w:hAnsi="宋体"/>
          <w:color w:val="000000"/>
        </w:rPr>
      </w:pPr>
    </w:p>
    <w:p w:rsidR="00566B60" w:rsidRPr="00546D9C" w:rsidRDefault="003955DA">
      <w:pPr>
        <w:pStyle w:val="a6"/>
        <w:numPr>
          <w:ilvl w:val="0"/>
          <w:numId w:val="73"/>
        </w:numPr>
        <w:ind w:firstLineChars="0"/>
        <w:rPr>
          <w:rFonts w:ascii="宋体" w:hAnsi="宋体"/>
          <w:color w:val="000000"/>
        </w:rPr>
      </w:pPr>
      <w:r w:rsidRPr="00546D9C">
        <w:rPr>
          <w:rFonts w:ascii="宋体" w:hAnsi="宋体" w:hint="eastAsia"/>
          <w:color w:val="000000"/>
          <w:highlight w:val="yellow"/>
        </w:rPr>
        <w:t>如</w:t>
      </w:r>
      <w:r w:rsidR="008E6704" w:rsidRPr="00546D9C">
        <w:rPr>
          <w:rFonts w:ascii="宋体" w:hAnsi="宋体"/>
          <w:highlight w:val="yellow"/>
        </w:rPr>
        <w:t>zabbix-agent</w:t>
      </w:r>
      <w:r w:rsidR="008E6704" w:rsidRPr="00546D9C">
        <w:rPr>
          <w:rFonts w:ascii="宋体" w:hAnsi="宋体" w:hint="eastAsia"/>
          <w:color w:val="000000"/>
          <w:highlight w:val="yellow"/>
        </w:rPr>
        <w:t>服务未启动</w:t>
      </w:r>
      <w:r>
        <w:rPr>
          <w:rFonts w:ascii="宋体" w:hAnsi="宋体" w:hint="eastAsia"/>
          <w:color w:val="000000"/>
        </w:rPr>
        <w:t>，</w:t>
      </w:r>
      <w:r w:rsidR="00CC3C7B">
        <w:rPr>
          <w:rFonts w:ascii="宋体" w:hAnsi="宋体" w:hint="eastAsia"/>
          <w:color w:val="000000"/>
        </w:rPr>
        <w:t>则切换至root用户执行以下命令启动进程</w:t>
      </w:r>
      <w:r>
        <w:rPr>
          <w:rFonts w:ascii="宋体" w:hAnsi="宋体" w:hint="eastAsia"/>
          <w:color w:val="000000"/>
        </w:rPr>
        <w:t>：</w:t>
      </w:r>
    </w:p>
    <w:tbl>
      <w:tblPr>
        <w:tblStyle w:val="ab"/>
        <w:tblW w:w="8296" w:type="dxa"/>
        <w:tblInd w:w="500" w:type="dxa"/>
        <w:tblLook w:val="04A0" w:firstRow="1" w:lastRow="0" w:firstColumn="1" w:lastColumn="0" w:noHBand="0" w:noVBand="1"/>
      </w:tblPr>
      <w:tblGrid>
        <w:gridCol w:w="8296"/>
      </w:tblGrid>
      <w:tr w:rsidR="00566B60" w:rsidTr="008D30AF">
        <w:tc>
          <w:tcPr>
            <w:tcW w:w="8296" w:type="dxa"/>
          </w:tcPr>
          <w:p w:rsidR="00566B60" w:rsidRPr="008D30AF" w:rsidRDefault="00566B60" w:rsidP="008D30AF">
            <w:pPr>
              <w:rPr>
                <w:rFonts w:ascii="宋体" w:hAnsi="宋体"/>
                <w:color w:val="000000"/>
              </w:rPr>
            </w:pPr>
            <w:r w:rsidRPr="008D30AF">
              <w:rPr>
                <w:rFonts w:ascii="宋体" w:hAnsi="宋体" w:hint="eastAsia"/>
              </w:rPr>
              <w:t xml:space="preserve">/etc/init.d/zabbix-agent </w:t>
            </w:r>
            <w:r>
              <w:rPr>
                <w:rFonts w:ascii="宋体" w:hAnsi="宋体" w:hint="eastAsia"/>
              </w:rPr>
              <w:t>start</w:t>
            </w:r>
          </w:p>
        </w:tc>
      </w:tr>
    </w:tbl>
    <w:p w:rsidR="0074468F" w:rsidRDefault="0074468F" w:rsidP="00546D9C">
      <w:pPr>
        <w:pStyle w:val="a6"/>
        <w:ind w:left="785" w:firstLineChars="0" w:firstLine="0"/>
        <w:rPr>
          <w:rFonts w:ascii="宋体" w:hAnsi="宋体"/>
          <w:color w:val="000000"/>
        </w:rPr>
      </w:pPr>
    </w:p>
    <w:p w:rsidR="00566B60" w:rsidRPr="00546D9C" w:rsidRDefault="003955DA">
      <w:pPr>
        <w:pStyle w:val="a6"/>
        <w:numPr>
          <w:ilvl w:val="0"/>
          <w:numId w:val="73"/>
        </w:numPr>
        <w:ind w:firstLineChars="0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进程手工启动后再次检查</w:t>
      </w:r>
      <w:r w:rsidR="008E6704" w:rsidRPr="008D30AF">
        <w:rPr>
          <w:rFonts w:ascii="宋体" w:hAnsi="宋体" w:hint="eastAsia"/>
        </w:rPr>
        <w:t>zabbix-agent</w:t>
      </w:r>
      <w:r w:rsidR="008E6704">
        <w:rPr>
          <w:rFonts w:ascii="宋体" w:hAnsi="宋体" w:hint="eastAsia"/>
          <w:color w:val="000000"/>
        </w:rPr>
        <w:t>服务状态已启动</w:t>
      </w:r>
      <w:r>
        <w:rPr>
          <w:rFonts w:ascii="宋体" w:hAnsi="宋体" w:hint="eastAsia"/>
          <w:color w:val="000000"/>
        </w:rPr>
        <w:t>（使用betadmin）：</w:t>
      </w:r>
    </w:p>
    <w:tbl>
      <w:tblPr>
        <w:tblStyle w:val="ab"/>
        <w:tblW w:w="8296" w:type="dxa"/>
        <w:tblInd w:w="500" w:type="dxa"/>
        <w:tblLook w:val="04A0" w:firstRow="1" w:lastRow="0" w:firstColumn="1" w:lastColumn="0" w:noHBand="0" w:noVBand="1"/>
      </w:tblPr>
      <w:tblGrid>
        <w:gridCol w:w="8296"/>
      </w:tblGrid>
      <w:tr w:rsidR="00566B60" w:rsidTr="008D30AF">
        <w:tc>
          <w:tcPr>
            <w:tcW w:w="8296" w:type="dxa"/>
          </w:tcPr>
          <w:p w:rsidR="00566B60" w:rsidRPr="008D30AF" w:rsidRDefault="00566B60" w:rsidP="008D30AF">
            <w:pPr>
              <w:rPr>
                <w:rFonts w:ascii="宋体" w:hAnsi="宋体"/>
                <w:color w:val="000000"/>
              </w:rPr>
            </w:pPr>
            <w:r w:rsidRPr="008D30AF">
              <w:rPr>
                <w:rFonts w:ascii="宋体" w:hAnsi="宋体" w:hint="eastAsia"/>
              </w:rPr>
              <w:t>/etc/init.d/zabbix-agent status</w:t>
            </w:r>
          </w:p>
        </w:tc>
      </w:tr>
    </w:tbl>
    <w:p w:rsidR="003955DA" w:rsidRPr="00566B60" w:rsidRDefault="003955DA">
      <w:pPr>
        <w:rPr>
          <w:rFonts w:ascii="宋体" w:hAnsi="宋体"/>
          <w:color w:val="000000"/>
        </w:rPr>
      </w:pPr>
    </w:p>
    <w:p w:rsidR="00431F66" w:rsidRPr="00546D9C" w:rsidRDefault="00431F66" w:rsidP="00546D9C">
      <w:pPr>
        <w:ind w:left="425"/>
        <w:rPr>
          <w:rFonts w:ascii="Calibri" w:hAnsi="Calibri"/>
          <w:color w:val="000000"/>
        </w:rPr>
      </w:pPr>
    </w:p>
    <w:p w:rsidR="00431F66" w:rsidRPr="00546D9C" w:rsidRDefault="00431F66" w:rsidP="00546D9C">
      <w:pPr>
        <w:pStyle w:val="a6"/>
        <w:numPr>
          <w:ilvl w:val="0"/>
          <w:numId w:val="73"/>
        </w:numPr>
        <w:ind w:firstLineChars="0"/>
      </w:pPr>
      <w:r w:rsidRPr="00431F66">
        <w:br w:type="page"/>
      </w:r>
    </w:p>
    <w:p w:rsidR="00A876A0" w:rsidRDefault="009F345F" w:rsidP="009F345F">
      <w:pPr>
        <w:pStyle w:val="1"/>
      </w:pPr>
      <w:bookmarkStart w:id="8" w:name="_Toc70328047"/>
      <w:bookmarkStart w:id="9" w:name="_Toc78146370"/>
      <w:bookmarkStart w:id="10" w:name="_Toc70328048"/>
      <w:bookmarkStart w:id="11" w:name="_Toc78146371"/>
      <w:bookmarkStart w:id="12" w:name="_Toc70328049"/>
      <w:bookmarkStart w:id="13" w:name="_Toc78146372"/>
      <w:bookmarkStart w:id="14" w:name="_Toc70328050"/>
      <w:bookmarkStart w:id="15" w:name="_Toc78146373"/>
      <w:bookmarkStart w:id="16" w:name="_Toc70328051"/>
      <w:bookmarkStart w:id="17" w:name="_Toc78146374"/>
      <w:bookmarkStart w:id="18" w:name="_Toc70328052"/>
      <w:bookmarkStart w:id="19" w:name="_Toc78146375"/>
      <w:bookmarkStart w:id="20" w:name="_Toc70328053"/>
      <w:bookmarkStart w:id="21" w:name="_Toc78146376"/>
      <w:bookmarkStart w:id="22" w:name="_Toc70328054"/>
      <w:bookmarkStart w:id="23" w:name="_Toc78146377"/>
      <w:bookmarkStart w:id="24" w:name="_Toc70328055"/>
      <w:bookmarkStart w:id="25" w:name="_Toc78146378"/>
      <w:bookmarkStart w:id="26" w:name="_Toc70328056"/>
      <w:bookmarkStart w:id="27" w:name="_Toc78146379"/>
      <w:bookmarkStart w:id="28" w:name="_Toc70328057"/>
      <w:bookmarkStart w:id="29" w:name="_Toc78146380"/>
      <w:bookmarkStart w:id="30" w:name="_Toc70328058"/>
      <w:bookmarkStart w:id="31" w:name="_Toc78146381"/>
      <w:bookmarkStart w:id="32" w:name="_Toc70328059"/>
      <w:bookmarkStart w:id="33" w:name="_Toc78146382"/>
      <w:bookmarkStart w:id="34" w:name="_Toc70328060"/>
      <w:bookmarkStart w:id="35" w:name="_Toc78146383"/>
      <w:bookmarkStart w:id="36" w:name="_Toc70328061"/>
      <w:bookmarkStart w:id="37" w:name="_Toc78146384"/>
      <w:bookmarkStart w:id="38" w:name="_Toc70328062"/>
      <w:bookmarkStart w:id="39" w:name="_Toc78146385"/>
      <w:bookmarkStart w:id="40" w:name="_Toc70328063"/>
      <w:bookmarkStart w:id="41" w:name="_Toc78146386"/>
      <w:bookmarkStart w:id="42" w:name="_Toc70328064"/>
      <w:bookmarkStart w:id="43" w:name="_Toc78146387"/>
      <w:bookmarkStart w:id="44" w:name="_Toc70328065"/>
      <w:bookmarkStart w:id="45" w:name="_Toc78146388"/>
      <w:bookmarkStart w:id="46" w:name="_Toc70328066"/>
      <w:bookmarkStart w:id="47" w:name="_Toc78146389"/>
      <w:bookmarkStart w:id="48" w:name="_Toc70328067"/>
      <w:bookmarkStart w:id="49" w:name="_Toc78146390"/>
      <w:bookmarkStart w:id="50" w:name="_Toc70328068"/>
      <w:bookmarkStart w:id="51" w:name="_Toc78146391"/>
      <w:bookmarkStart w:id="52" w:name="_Toc70328069"/>
      <w:bookmarkStart w:id="53" w:name="_Toc78146392"/>
      <w:bookmarkStart w:id="54" w:name="_Toc70328070"/>
      <w:bookmarkStart w:id="55" w:name="_Toc78146393"/>
      <w:bookmarkStart w:id="56" w:name="_Toc70328071"/>
      <w:bookmarkStart w:id="57" w:name="_Toc78146394"/>
      <w:bookmarkStart w:id="58" w:name="_Toc78146395"/>
      <w:bookmarkEnd w:id="6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r w:rsidRPr="001D5ED4">
        <w:rPr>
          <w:rFonts w:hint="eastAsia"/>
        </w:rPr>
        <w:t>G</w:t>
      </w:r>
      <w:r>
        <w:t>3RMXAS</w:t>
      </w:r>
      <w:r w:rsidR="00C75916">
        <w:rPr>
          <w:rFonts w:hint="eastAsia"/>
        </w:rPr>
        <w:t>服务器</w:t>
      </w:r>
      <w:r w:rsidR="00262301">
        <w:rPr>
          <w:rFonts w:hint="eastAsia"/>
        </w:rPr>
        <w:t>备机</w:t>
      </w:r>
      <w:r w:rsidR="00C75916">
        <w:rPr>
          <w:rFonts w:hint="eastAsia"/>
        </w:rPr>
        <w:t>重启</w:t>
      </w:r>
      <w:bookmarkEnd w:id="58"/>
    </w:p>
    <w:p w:rsidR="009F345F" w:rsidRDefault="00A876A0" w:rsidP="00546D9C">
      <w:pPr>
        <w:pStyle w:val="20"/>
        <w:numPr>
          <w:ilvl w:val="1"/>
          <w:numId w:val="53"/>
        </w:numPr>
      </w:pPr>
      <w:bookmarkStart w:id="59" w:name="_Toc78146396"/>
      <w:r>
        <w:t>系统列表</w:t>
      </w:r>
      <w:bookmarkStart w:id="60" w:name="_Toc405278971"/>
      <w:bookmarkEnd w:id="59"/>
      <w:r w:rsidR="009F345F">
        <w:rPr>
          <w:rFonts w:hint="eastAsia"/>
        </w:rPr>
        <w:t xml:space="preserve"> </w:t>
      </w:r>
    </w:p>
    <w:tbl>
      <w:tblPr>
        <w:tblW w:w="4540" w:type="dxa"/>
        <w:tblInd w:w="93" w:type="dxa"/>
        <w:tblLook w:val="04A0" w:firstRow="1" w:lastRow="0" w:firstColumn="1" w:lastColumn="0" w:noHBand="0" w:noVBand="1"/>
      </w:tblPr>
      <w:tblGrid>
        <w:gridCol w:w="2400"/>
        <w:gridCol w:w="2140"/>
      </w:tblGrid>
      <w:tr w:rsidR="00015C3A" w:rsidRPr="00A0046C" w:rsidTr="008B2E55">
        <w:trPr>
          <w:trHeight w:val="285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5C3A" w:rsidRPr="008B2E55" w:rsidRDefault="00015C3A" w:rsidP="008B2E55">
            <w:pPr>
              <w:rPr>
                <w:sz w:val="24"/>
              </w:rPr>
            </w:pPr>
            <w:r w:rsidRPr="008B2E55">
              <w:rPr>
                <w:rFonts w:hint="eastAsia"/>
                <w:sz w:val="24"/>
              </w:rPr>
              <w:t>主机名</w:t>
            </w:r>
          </w:p>
        </w:tc>
        <w:tc>
          <w:tcPr>
            <w:tcW w:w="2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15C3A" w:rsidRPr="008B2E55" w:rsidRDefault="00015C3A" w:rsidP="008B2E55">
            <w:pPr>
              <w:rPr>
                <w:sz w:val="24"/>
              </w:rPr>
            </w:pPr>
            <w:r w:rsidRPr="008B2E55">
              <w:rPr>
                <w:rFonts w:hint="eastAsia"/>
                <w:sz w:val="24"/>
              </w:rPr>
              <w:t>IP</w:t>
            </w:r>
            <w:r w:rsidRPr="008B2E55">
              <w:rPr>
                <w:rFonts w:hint="eastAsia"/>
                <w:sz w:val="24"/>
              </w:rPr>
              <w:t>地址</w:t>
            </w:r>
          </w:p>
        </w:tc>
      </w:tr>
      <w:tr w:rsidR="00015C3A" w:rsidTr="008B2E55">
        <w:trPr>
          <w:trHeight w:val="285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5C3A" w:rsidRPr="008B2E55" w:rsidRDefault="00015C3A" w:rsidP="00015C3A">
            <w:pPr>
              <w:rPr>
                <w:sz w:val="24"/>
              </w:rPr>
            </w:pPr>
            <w:r w:rsidRPr="00546D9C">
              <w:rPr>
                <w:sz w:val="24"/>
              </w:rPr>
              <w:t>G3RMXAS01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5C3A" w:rsidRPr="008B2E55" w:rsidRDefault="00015C3A" w:rsidP="00015C3A">
            <w:pPr>
              <w:rPr>
                <w:sz w:val="24"/>
              </w:rPr>
            </w:pPr>
            <w:r w:rsidRPr="00546D9C">
              <w:rPr>
                <w:sz w:val="24"/>
              </w:rPr>
              <w:t>4.190.80.131</w:t>
            </w:r>
          </w:p>
        </w:tc>
      </w:tr>
      <w:tr w:rsidR="00015C3A" w:rsidTr="008B2E55">
        <w:trPr>
          <w:trHeight w:val="285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5C3A" w:rsidRPr="008B2E55" w:rsidRDefault="00015C3A" w:rsidP="00015C3A">
            <w:pPr>
              <w:rPr>
                <w:sz w:val="24"/>
              </w:rPr>
            </w:pPr>
            <w:r w:rsidRPr="00546D9C">
              <w:rPr>
                <w:sz w:val="24"/>
              </w:rPr>
              <w:t>G3RMXAS02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15C3A" w:rsidRPr="008B2E55" w:rsidRDefault="00015C3A" w:rsidP="00015C3A">
            <w:pPr>
              <w:rPr>
                <w:sz w:val="24"/>
              </w:rPr>
            </w:pPr>
            <w:r w:rsidRPr="00546D9C">
              <w:rPr>
                <w:sz w:val="24"/>
              </w:rPr>
              <w:t>4.190.80.132</w:t>
            </w:r>
          </w:p>
        </w:tc>
      </w:tr>
      <w:tr w:rsidR="00015C3A" w:rsidTr="00546D9C">
        <w:trPr>
          <w:trHeight w:val="285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5C3A" w:rsidRPr="008B2E55" w:rsidRDefault="00015C3A" w:rsidP="00015C3A">
            <w:pPr>
              <w:rPr>
                <w:sz w:val="24"/>
              </w:rPr>
            </w:pPr>
            <w:r w:rsidRPr="00546D9C">
              <w:rPr>
                <w:sz w:val="24"/>
              </w:rPr>
              <w:t>G3RMXAS</w:t>
            </w:r>
            <w:r w:rsidRPr="00546D9C">
              <w:rPr>
                <w:rFonts w:hint="eastAsia"/>
                <w:sz w:val="24"/>
              </w:rPr>
              <w:t>（</w:t>
            </w:r>
            <w:r w:rsidRPr="00546D9C">
              <w:rPr>
                <w:sz w:val="24"/>
              </w:rPr>
              <w:t>VIP</w:t>
            </w:r>
            <w:r w:rsidRPr="00546D9C">
              <w:rPr>
                <w:rFonts w:hint="eastAsia"/>
                <w:sz w:val="24"/>
              </w:rPr>
              <w:t>）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15C3A" w:rsidRPr="008B2E55" w:rsidRDefault="00015C3A" w:rsidP="00015C3A">
            <w:pPr>
              <w:rPr>
                <w:sz w:val="24"/>
              </w:rPr>
            </w:pPr>
            <w:r w:rsidRPr="00546D9C">
              <w:rPr>
                <w:sz w:val="24"/>
              </w:rPr>
              <w:t>4.190.80.133</w:t>
            </w:r>
          </w:p>
        </w:tc>
      </w:tr>
    </w:tbl>
    <w:p w:rsidR="00015C3A" w:rsidRPr="00546D9C" w:rsidRDefault="00015C3A" w:rsidP="00546D9C">
      <w:pPr>
        <w:rPr>
          <w:sz w:val="24"/>
        </w:rPr>
      </w:pPr>
    </w:p>
    <w:p w:rsidR="009F345F" w:rsidRDefault="00A876A0" w:rsidP="00546D9C">
      <w:pPr>
        <w:pStyle w:val="20"/>
        <w:numPr>
          <w:ilvl w:val="1"/>
          <w:numId w:val="53"/>
        </w:numPr>
      </w:pPr>
      <w:bookmarkStart w:id="61" w:name="_Toc78146397"/>
      <w:bookmarkEnd w:id="60"/>
      <w:r>
        <w:rPr>
          <w:rFonts w:hint="eastAsia"/>
        </w:rPr>
        <w:t>重启前操作</w:t>
      </w:r>
      <w:bookmarkEnd w:id="61"/>
    </w:p>
    <w:p w:rsidR="00287D13" w:rsidRPr="00546D9C" w:rsidRDefault="00287D13" w:rsidP="00546D9C">
      <w:pPr>
        <w:ind w:left="420" w:firstLine="6"/>
        <w:rPr>
          <w:b/>
          <w:color w:val="FF0000"/>
          <w:sz w:val="22"/>
        </w:rPr>
      </w:pPr>
      <w:r w:rsidRPr="00546D9C">
        <w:rPr>
          <w:rFonts w:hint="eastAsia"/>
          <w:b/>
          <w:color w:val="FF0000"/>
          <w:sz w:val="22"/>
          <w:highlight w:val="yellow"/>
        </w:rPr>
        <w:t>注：所有重启操作避开整点，暂定义安全时间段为</w:t>
      </w:r>
      <w:r w:rsidRPr="00546D9C">
        <w:rPr>
          <w:b/>
          <w:color w:val="FF0000"/>
          <w:sz w:val="22"/>
          <w:highlight w:val="yellow"/>
        </w:rPr>
        <w:t>2:15-2:45</w:t>
      </w:r>
      <w:r w:rsidRPr="00546D9C">
        <w:rPr>
          <w:rFonts w:hint="eastAsia"/>
          <w:b/>
          <w:color w:val="FF0000"/>
          <w:sz w:val="22"/>
          <w:highlight w:val="yellow"/>
        </w:rPr>
        <w:t>、</w:t>
      </w:r>
      <w:r w:rsidRPr="00546D9C">
        <w:rPr>
          <w:b/>
          <w:color w:val="FF0000"/>
          <w:sz w:val="22"/>
          <w:highlight w:val="yellow"/>
        </w:rPr>
        <w:t>3:15-3:45</w:t>
      </w:r>
      <w:r w:rsidRPr="00546D9C">
        <w:rPr>
          <w:rFonts w:hint="eastAsia"/>
          <w:b/>
          <w:color w:val="FF0000"/>
          <w:sz w:val="22"/>
          <w:highlight w:val="yellow"/>
        </w:rPr>
        <w:t>，重启操作在此时间段执行。</w:t>
      </w:r>
    </w:p>
    <w:p w:rsidR="00287D13" w:rsidRPr="00546D9C" w:rsidRDefault="00287D13" w:rsidP="00546D9C"/>
    <w:p w:rsidR="00A876A0" w:rsidRPr="00546D9C" w:rsidRDefault="00A876A0" w:rsidP="00546D9C">
      <w:pPr>
        <w:ind w:firstLine="420"/>
        <w:rPr>
          <w:b/>
        </w:rPr>
      </w:pPr>
      <w:r w:rsidRPr="00546D9C">
        <w:rPr>
          <w:b/>
        </w:rPr>
        <w:t>1</w:t>
      </w:r>
      <w:r w:rsidRPr="00546D9C">
        <w:rPr>
          <w:rFonts w:hint="eastAsia"/>
          <w:b/>
        </w:rPr>
        <w:t>）确认待重启节点服务运行情况</w:t>
      </w:r>
    </w:p>
    <w:p w:rsidR="00A876A0" w:rsidRPr="001F25F3" w:rsidRDefault="00A876A0" w:rsidP="00546D9C"/>
    <w:p w:rsidR="009F345F" w:rsidRDefault="00171756" w:rsidP="009F345F">
      <w:pPr>
        <w:pStyle w:val="a6"/>
        <w:ind w:left="425" w:firstLineChars="0" w:firstLine="0"/>
      </w:pPr>
      <w:r w:rsidRPr="00171756">
        <w:rPr>
          <w:rFonts w:hint="eastAsia"/>
          <w:sz w:val="24"/>
          <w:szCs w:val="24"/>
        </w:rPr>
        <w:t>使用</w:t>
      </w:r>
      <w:r w:rsidRPr="00171756">
        <w:rPr>
          <w:rFonts w:hint="eastAsia"/>
          <w:sz w:val="24"/>
          <w:szCs w:val="24"/>
        </w:rPr>
        <w:t>betadmin</w:t>
      </w:r>
      <w:r w:rsidRPr="00171756">
        <w:rPr>
          <w:rFonts w:hint="eastAsia"/>
          <w:sz w:val="24"/>
          <w:szCs w:val="24"/>
        </w:rPr>
        <w:t>用户登录</w:t>
      </w:r>
      <w:r>
        <w:t>RMXAS</w:t>
      </w:r>
      <w:r w:rsidR="00A876A0">
        <w:rPr>
          <w:rFonts w:hint="eastAsia"/>
          <w:sz w:val="24"/>
          <w:szCs w:val="24"/>
        </w:rPr>
        <w:t>待重启节点，切换至</w:t>
      </w:r>
      <w:r w:rsidRPr="00171756">
        <w:rPr>
          <w:rFonts w:hint="eastAsia"/>
          <w:sz w:val="24"/>
          <w:szCs w:val="24"/>
        </w:rPr>
        <w:t>root</w:t>
      </w:r>
      <w:r w:rsidRPr="00171756">
        <w:rPr>
          <w:rFonts w:hint="eastAsia"/>
          <w:sz w:val="24"/>
          <w:szCs w:val="24"/>
        </w:rPr>
        <w:t>执行如下命令：</w:t>
      </w:r>
      <w:r w:rsidRPr="00072438" w:rsidDel="00171756">
        <w:rPr>
          <w:rFonts w:hint="eastAsia"/>
          <w:sz w:val="24"/>
          <w:szCs w:val="24"/>
        </w:rPr>
        <w:t xml:space="preserve"> </w:t>
      </w:r>
    </w:p>
    <w:p w:rsidR="009F345F" w:rsidRDefault="009F345F" w:rsidP="009F345F">
      <w:pPr>
        <w:pStyle w:val="a6"/>
        <w:ind w:left="425" w:firstLineChars="0" w:firstLine="0"/>
      </w:pPr>
      <w:r>
        <w:rPr>
          <w:noProof/>
        </w:rPr>
        <mc:AlternateContent>
          <mc:Choice Requires="wps">
            <w:drawing>
              <wp:inline distT="0" distB="0" distL="0" distR="0" wp14:anchorId="24E4F898" wp14:editId="7F21AA12">
                <wp:extent cx="5274310" cy="387350"/>
                <wp:effectExtent l="12700" t="6985" r="8890" b="13970"/>
                <wp:docPr id="60" name="文本框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7431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B3224" w:rsidRPr="00072438" w:rsidRDefault="00BB3224" w:rsidP="009F345F">
                            <w:pPr>
                              <w:pStyle w:val="a6"/>
                              <w:spacing w:line="360" w:lineRule="auto"/>
                              <w:ind w:firstLineChars="0" w:firstLine="0"/>
                              <w:rPr>
                                <w:sz w:val="24"/>
                                <w:szCs w:val="24"/>
                              </w:rPr>
                            </w:pPr>
                            <w:r w:rsidRPr="00072438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clustat -l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5C29A11" id="_x0000_s1038" type="#_x0000_t202" style="width:415.3pt;height:3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">
                <v:textbox style="mso-fit-shape-to-text:t">
                  <w:txbxContent>
                    <w:p w:rsidR="00BB3224" w:rsidRPr="00072438" w:rsidRDefault="00BB3224" w:rsidP="009F345F">
                      <w:pPr>
                        <w:pStyle w:val="a6"/>
                        <w:spacing w:line="360" w:lineRule="auto"/>
                        <w:ind w:firstLineChars="0" w:firstLine="0"/>
                        <w:rPr>
                          <w:sz w:val="24"/>
                          <w:szCs w:val="24"/>
                        </w:rPr>
                      </w:pPr>
                      <w:r w:rsidRPr="00072438">
                        <w:rPr>
                          <w:rFonts w:hint="eastAsia"/>
                          <w:sz w:val="24"/>
                          <w:szCs w:val="24"/>
                        </w:rPr>
                        <w:t>clustat -l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503E3F" w:rsidRPr="000D13F3" w:rsidRDefault="00171756" w:rsidP="009F345F">
      <w:pPr>
        <w:pStyle w:val="a6"/>
        <w:ind w:left="425" w:firstLineChars="0" w:firstLine="0"/>
      </w:pPr>
      <w:r>
        <w:rPr>
          <w:noProof/>
        </w:rPr>
        <w:drawing>
          <wp:inline distT="0" distB="0" distL="0" distR="0" wp14:anchorId="522DA815" wp14:editId="3C95FEED">
            <wp:extent cx="5276850" cy="1628775"/>
            <wp:effectExtent l="0" t="0" r="0" b="9525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718"/>
                    <a:stretch/>
                  </pic:blipFill>
                  <pic:spPr bwMode="auto">
                    <a:xfrm>
                      <a:off x="0" y="0"/>
                      <a:ext cx="527685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876A0" w:rsidRDefault="00171756" w:rsidP="009F345F">
      <w:pPr>
        <w:pStyle w:val="a6"/>
        <w:ind w:left="425" w:firstLineChars="0" w:firstLine="0"/>
        <w:rPr>
          <w:kern w:val="0"/>
        </w:rPr>
      </w:pPr>
      <w:r w:rsidRPr="00171756">
        <w:rPr>
          <w:rFonts w:hint="eastAsia"/>
        </w:rPr>
        <w:t>如上图标识位置实例的实际分布情况显示为</w:t>
      </w:r>
      <w:r w:rsidR="008058DE">
        <w:t>g3rmxashb</w:t>
      </w:r>
      <w:r w:rsidRPr="00546D9C">
        <w:t>1</w:t>
      </w:r>
      <w:r w:rsidRPr="00171756">
        <w:rPr>
          <w:rFonts w:hint="eastAsia"/>
        </w:rPr>
        <w:t>或</w:t>
      </w:r>
      <w:r w:rsidR="008058DE">
        <w:t>g3rmxashb</w:t>
      </w:r>
      <w:r w:rsidRPr="00546D9C">
        <w:t>2</w:t>
      </w:r>
      <w:r w:rsidRPr="00171756">
        <w:rPr>
          <w:rFonts w:hint="eastAsia"/>
        </w:rPr>
        <w:t>，当</w:t>
      </w:r>
      <w:r w:rsidRPr="00171756">
        <w:rPr>
          <w:rFonts w:hint="eastAsia"/>
        </w:rPr>
        <w:t>owner</w:t>
      </w:r>
      <w:r w:rsidRPr="00171756">
        <w:rPr>
          <w:rFonts w:hint="eastAsia"/>
        </w:rPr>
        <w:t>为</w:t>
      </w:r>
      <w:r w:rsidR="008058DE">
        <w:t>g3rmxashb</w:t>
      </w:r>
      <w:r w:rsidRPr="005F5700">
        <w:t>1</w:t>
      </w:r>
      <w:r w:rsidRPr="00171756">
        <w:rPr>
          <w:rFonts w:hint="eastAsia"/>
        </w:rPr>
        <w:t>表示当前实例运行在</w:t>
      </w:r>
      <w:r w:rsidRPr="00171756">
        <w:rPr>
          <w:rFonts w:hint="eastAsia"/>
        </w:rPr>
        <w:t>01</w:t>
      </w:r>
      <w:r w:rsidRPr="00171756">
        <w:rPr>
          <w:rFonts w:hint="eastAsia"/>
        </w:rPr>
        <w:t>节点，当</w:t>
      </w:r>
      <w:r w:rsidRPr="00171756">
        <w:rPr>
          <w:rFonts w:hint="eastAsia"/>
        </w:rPr>
        <w:t>owner</w:t>
      </w:r>
      <w:r w:rsidRPr="00171756">
        <w:rPr>
          <w:rFonts w:hint="eastAsia"/>
        </w:rPr>
        <w:t>为</w:t>
      </w:r>
      <w:r w:rsidR="008058DE">
        <w:t>g3rmxashb</w:t>
      </w:r>
      <w:r>
        <w:t>2</w:t>
      </w:r>
      <w:r w:rsidRPr="00171756">
        <w:rPr>
          <w:rFonts w:hint="eastAsia"/>
        </w:rPr>
        <w:t>表示当前实例运行在</w:t>
      </w:r>
      <w:r w:rsidRPr="00171756">
        <w:rPr>
          <w:rFonts w:hint="eastAsia"/>
        </w:rPr>
        <w:t>02</w:t>
      </w:r>
      <w:r w:rsidRPr="00171756">
        <w:rPr>
          <w:rFonts w:hint="eastAsia"/>
        </w:rPr>
        <w:t>节点。查看实例分布情况</w:t>
      </w:r>
      <w:r w:rsidR="00A876A0">
        <w:rPr>
          <w:rFonts w:hint="eastAsia"/>
          <w:kern w:val="0"/>
        </w:rPr>
        <w:t>，如实例运行所在节点与安排重启的节点非同一节点，则执行后续重启步骤。</w:t>
      </w:r>
    </w:p>
    <w:p w:rsidR="00A876A0" w:rsidRDefault="00A876A0" w:rsidP="009F345F">
      <w:pPr>
        <w:pStyle w:val="a6"/>
        <w:ind w:left="425" w:firstLineChars="0" w:firstLine="0"/>
        <w:rPr>
          <w:kern w:val="0"/>
        </w:rPr>
      </w:pPr>
    </w:p>
    <w:p w:rsidR="00A876A0" w:rsidRDefault="00A876A0" w:rsidP="00546D9C">
      <w:pPr>
        <w:ind w:firstLine="420"/>
        <w:rPr>
          <w:b/>
        </w:rPr>
      </w:pPr>
      <w:r>
        <w:rPr>
          <w:b/>
        </w:rPr>
        <w:t>2</w:t>
      </w:r>
      <w:r>
        <w:rPr>
          <w:rFonts w:hint="eastAsia"/>
          <w:b/>
        </w:rPr>
        <w:t>）停止集群资源服务及集群基础服务：</w:t>
      </w:r>
    </w:p>
    <w:p w:rsidR="00A876A0" w:rsidRDefault="00A876A0" w:rsidP="00546D9C">
      <w:pPr>
        <w:ind w:left="420" w:firstLine="420"/>
      </w:pPr>
      <w:r>
        <w:rPr>
          <w:rFonts w:hint="eastAsia"/>
        </w:rPr>
        <w:t>在</w:t>
      </w:r>
      <w:r>
        <w:rPr>
          <w:rFonts w:hint="eastAsia"/>
        </w:rPr>
        <w:t>RMXAS</w:t>
      </w:r>
      <w:r>
        <w:rPr>
          <w:rFonts w:hint="eastAsia"/>
        </w:rPr>
        <w:t>待重启节点，保持使用</w:t>
      </w:r>
      <w:r>
        <w:t>root</w:t>
      </w:r>
      <w:r>
        <w:rPr>
          <w:rFonts w:hint="eastAsia"/>
        </w:rPr>
        <w:t>用户，依次执行以下命令停止主机集群资源服务及集群基础服务：</w:t>
      </w:r>
    </w:p>
    <w:tbl>
      <w:tblPr>
        <w:tblStyle w:val="ab"/>
        <w:tblpPr w:leftFromText="180" w:rightFromText="180" w:vertAnchor="text" w:horzAnchor="margin" w:tblpY="16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876A0" w:rsidTr="00A876A0">
        <w:tc>
          <w:tcPr>
            <w:tcW w:w="85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876A0" w:rsidRDefault="00A876A0">
            <w:pPr>
              <w:spacing w:line="360" w:lineRule="auto"/>
            </w:pPr>
            <w:r>
              <w:t>service rgmanager stop</w:t>
            </w:r>
          </w:p>
          <w:p w:rsidR="00A876A0" w:rsidRDefault="00A876A0">
            <w:pPr>
              <w:spacing w:line="360" w:lineRule="auto"/>
            </w:pPr>
            <w:r>
              <w:t>service cman stop</w:t>
            </w:r>
          </w:p>
        </w:tc>
      </w:tr>
    </w:tbl>
    <w:p w:rsidR="00A876A0" w:rsidRDefault="00A876A0" w:rsidP="00546D9C">
      <w:bookmarkStart w:id="62" w:name="_Toc405278973"/>
    </w:p>
    <w:p w:rsidR="009F345F" w:rsidRDefault="00A876A0" w:rsidP="00546D9C">
      <w:pPr>
        <w:pStyle w:val="20"/>
        <w:numPr>
          <w:ilvl w:val="1"/>
          <w:numId w:val="53"/>
        </w:numPr>
      </w:pPr>
      <w:bookmarkStart w:id="63" w:name="_Toc70328075"/>
      <w:bookmarkStart w:id="64" w:name="_Toc78146398"/>
      <w:bookmarkStart w:id="65" w:name="_Toc70328076"/>
      <w:bookmarkStart w:id="66" w:name="_Toc78146399"/>
      <w:bookmarkStart w:id="67" w:name="_Toc70328077"/>
      <w:bookmarkStart w:id="68" w:name="_Toc78146400"/>
      <w:bookmarkStart w:id="69" w:name="_Toc70328078"/>
      <w:bookmarkStart w:id="70" w:name="_Toc78146401"/>
      <w:bookmarkStart w:id="71" w:name="_Toc7814640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62"/>
      <w:r>
        <w:rPr>
          <w:rFonts w:hint="eastAsia"/>
        </w:rPr>
        <w:t>重启服务器</w:t>
      </w:r>
      <w:bookmarkEnd w:id="71"/>
    </w:p>
    <w:p w:rsidR="00A876A0" w:rsidRPr="00546D9C" w:rsidRDefault="00A876A0" w:rsidP="00546D9C">
      <w:pPr>
        <w:ind w:left="420" w:firstLine="420"/>
        <w:rPr>
          <w:sz w:val="24"/>
          <w:szCs w:val="24"/>
        </w:rPr>
      </w:pPr>
      <w:r w:rsidRPr="00546D9C">
        <w:rPr>
          <w:sz w:val="24"/>
          <w:szCs w:val="24"/>
        </w:rPr>
        <w:t>1</w:t>
      </w:r>
      <w:r w:rsidRPr="00546D9C">
        <w:rPr>
          <w:rFonts w:hint="eastAsia"/>
          <w:sz w:val="24"/>
          <w:szCs w:val="24"/>
        </w:rPr>
        <w:t>）在待重启节点上保持当前用户为</w:t>
      </w:r>
      <w:r w:rsidRPr="00546D9C">
        <w:rPr>
          <w:sz w:val="24"/>
          <w:szCs w:val="24"/>
        </w:rPr>
        <w:t>root</w:t>
      </w:r>
      <w:r w:rsidRPr="00546D9C">
        <w:rPr>
          <w:rFonts w:hint="eastAsia"/>
          <w:sz w:val="24"/>
          <w:szCs w:val="24"/>
        </w:rPr>
        <w:t>（否则使用</w:t>
      </w:r>
      <w:r w:rsidRPr="00546D9C">
        <w:rPr>
          <w:sz w:val="24"/>
          <w:szCs w:val="24"/>
        </w:rPr>
        <w:t>betadmin</w:t>
      </w:r>
      <w:r w:rsidRPr="00546D9C">
        <w:rPr>
          <w:rFonts w:hint="eastAsia"/>
          <w:sz w:val="24"/>
          <w:szCs w:val="24"/>
        </w:rPr>
        <w:t>用户登录</w:t>
      </w:r>
      <w:r w:rsidRPr="00546D9C">
        <w:rPr>
          <w:sz w:val="24"/>
          <w:szCs w:val="24"/>
        </w:rPr>
        <w:t>putty</w:t>
      </w:r>
      <w:r w:rsidRPr="00546D9C">
        <w:rPr>
          <w:rFonts w:hint="eastAsia"/>
          <w:sz w:val="24"/>
          <w:szCs w:val="24"/>
        </w:rPr>
        <w:t>，切换至</w:t>
      </w:r>
      <w:r w:rsidRPr="00546D9C">
        <w:rPr>
          <w:sz w:val="24"/>
          <w:szCs w:val="24"/>
        </w:rPr>
        <w:t>root</w:t>
      </w:r>
      <w:r w:rsidRPr="00546D9C">
        <w:rPr>
          <w:rFonts w:hint="eastAsia"/>
          <w:sz w:val="24"/>
          <w:szCs w:val="24"/>
        </w:rPr>
        <w:t>用户），执行如下命令重启系统：</w:t>
      </w:r>
    </w:p>
    <w:p w:rsidR="00A876A0" w:rsidRDefault="00A876A0" w:rsidP="00546D9C">
      <w:pPr>
        <w:ind w:firstLineChars="202" w:firstLine="424"/>
      </w:pPr>
      <w:r>
        <w:rPr>
          <w:noProof/>
        </w:rPr>
        <mc:AlternateContent>
          <mc:Choice Requires="wps">
            <w:drawing>
              <wp:inline distT="0" distB="0" distL="0" distR="0" wp14:anchorId="2C30313D" wp14:editId="4FDDC454">
                <wp:extent cx="5072932" cy="341630"/>
                <wp:effectExtent l="0" t="0" r="13970" b="20320"/>
                <wp:docPr id="326" name="文本框 3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72932" cy="341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876A0" w:rsidRDefault="00A876A0" w:rsidP="00A876A0">
                            <w:pPr>
                              <w:pStyle w:val="a6"/>
                              <w:spacing w:line="360" w:lineRule="auto"/>
                              <w:ind w:firstLineChars="0" w:firstLine="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reboot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7DC19A8" id="文本框 326" o:spid="_x0000_s1041" type="#_x0000_t202" style="width:399.45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">
                <v:textbox>
                  <w:txbxContent>
                    <w:p w:rsidR="00A876A0" w:rsidRDefault="00A876A0" w:rsidP="00A876A0">
                      <w:pPr>
                        <w:pStyle w:val="a6"/>
                        <w:spacing w:line="360" w:lineRule="auto"/>
                        <w:ind w:firstLineChars="0" w:firstLine="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reboot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876A0" w:rsidRPr="00546D9C" w:rsidRDefault="00A876A0" w:rsidP="00546D9C">
      <w:pPr>
        <w:ind w:left="420" w:firstLine="420"/>
        <w:rPr>
          <w:sz w:val="24"/>
          <w:szCs w:val="24"/>
        </w:rPr>
      </w:pPr>
      <w:r w:rsidRPr="00546D9C">
        <w:rPr>
          <w:sz w:val="24"/>
          <w:szCs w:val="24"/>
        </w:rPr>
        <w:t>2</w:t>
      </w:r>
      <w:r w:rsidRPr="00546D9C">
        <w:rPr>
          <w:rFonts w:hint="eastAsia"/>
          <w:sz w:val="24"/>
          <w:szCs w:val="24"/>
        </w:rPr>
        <w:t>）待系统重新启动后，使用</w:t>
      </w:r>
      <w:r w:rsidRPr="00546D9C">
        <w:rPr>
          <w:sz w:val="24"/>
          <w:szCs w:val="24"/>
        </w:rPr>
        <w:t>betadmin</w:t>
      </w:r>
      <w:r w:rsidRPr="00546D9C">
        <w:rPr>
          <w:rFonts w:hint="eastAsia"/>
          <w:sz w:val="24"/>
          <w:szCs w:val="24"/>
        </w:rPr>
        <w:t>用户登录重启的服务器并切换到</w:t>
      </w:r>
      <w:r w:rsidRPr="00546D9C">
        <w:rPr>
          <w:sz w:val="24"/>
          <w:szCs w:val="24"/>
        </w:rPr>
        <w:t>root</w:t>
      </w:r>
      <w:r w:rsidRPr="00546D9C">
        <w:rPr>
          <w:rFonts w:hint="eastAsia"/>
          <w:sz w:val="24"/>
          <w:szCs w:val="24"/>
        </w:rPr>
        <w:t>用户，执行命令查看</w:t>
      </w:r>
      <w:r w:rsidRPr="00546D9C">
        <w:rPr>
          <w:sz w:val="24"/>
          <w:szCs w:val="24"/>
        </w:rPr>
        <w:t>cluster</w:t>
      </w:r>
      <w:r w:rsidRPr="00546D9C">
        <w:rPr>
          <w:rFonts w:hint="eastAsia"/>
          <w:sz w:val="24"/>
          <w:szCs w:val="24"/>
        </w:rPr>
        <w:t>状态：</w:t>
      </w:r>
    </w:p>
    <w:tbl>
      <w:tblPr>
        <w:tblStyle w:val="ab"/>
        <w:tblW w:w="8296" w:type="dxa"/>
        <w:tblInd w:w="500" w:type="dxa"/>
        <w:tblLook w:val="04A0" w:firstRow="1" w:lastRow="0" w:firstColumn="1" w:lastColumn="0" w:noHBand="0" w:noVBand="1"/>
      </w:tblPr>
      <w:tblGrid>
        <w:gridCol w:w="8296"/>
      </w:tblGrid>
      <w:tr w:rsidR="00A876A0" w:rsidTr="00B05E16">
        <w:tc>
          <w:tcPr>
            <w:tcW w:w="82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876A0" w:rsidRDefault="00A876A0" w:rsidP="00B05E16">
            <w:pPr>
              <w:pStyle w:val="a6"/>
              <w:spacing w:line="360" w:lineRule="auto"/>
              <w:ind w:firstLineChars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clustat -l</w:t>
            </w:r>
          </w:p>
        </w:tc>
      </w:tr>
    </w:tbl>
    <w:p w:rsidR="00A876A0" w:rsidRPr="00546D9C" w:rsidRDefault="00A876A0" w:rsidP="00546D9C">
      <w:pPr>
        <w:ind w:left="426" w:firstLine="414"/>
        <w:rPr>
          <w:sz w:val="24"/>
          <w:szCs w:val="24"/>
        </w:rPr>
      </w:pPr>
      <w:r w:rsidRPr="00546D9C">
        <w:rPr>
          <w:rFonts w:hint="eastAsia"/>
          <w:sz w:val="24"/>
          <w:szCs w:val="24"/>
        </w:rPr>
        <w:t>如果</w:t>
      </w:r>
      <w:r w:rsidRPr="00546D9C">
        <w:rPr>
          <w:sz w:val="24"/>
          <w:szCs w:val="24"/>
        </w:rPr>
        <w:t>Current State</w:t>
      </w:r>
      <w:r w:rsidRPr="00546D9C">
        <w:rPr>
          <w:rFonts w:hint="eastAsia"/>
          <w:sz w:val="24"/>
          <w:szCs w:val="24"/>
        </w:rPr>
        <w:t>为“</w:t>
      </w:r>
      <w:r w:rsidRPr="00546D9C">
        <w:rPr>
          <w:sz w:val="24"/>
          <w:szCs w:val="24"/>
        </w:rPr>
        <w:t>started</w:t>
      </w:r>
      <w:r w:rsidRPr="00546D9C">
        <w:rPr>
          <w:rFonts w:hint="eastAsia"/>
          <w:sz w:val="24"/>
          <w:szCs w:val="24"/>
        </w:rPr>
        <w:t>”且所有资源为</w:t>
      </w:r>
      <w:r w:rsidRPr="00546D9C">
        <w:rPr>
          <w:sz w:val="24"/>
          <w:szCs w:val="24"/>
        </w:rPr>
        <w:t>online</w:t>
      </w:r>
      <w:r w:rsidRPr="00546D9C">
        <w:rPr>
          <w:rFonts w:hint="eastAsia"/>
          <w:sz w:val="24"/>
          <w:szCs w:val="24"/>
        </w:rPr>
        <w:t>状态，表示</w:t>
      </w:r>
      <w:r w:rsidRPr="00546D9C">
        <w:rPr>
          <w:sz w:val="24"/>
          <w:szCs w:val="24"/>
        </w:rPr>
        <w:t>cluster</w:t>
      </w:r>
      <w:r w:rsidRPr="00546D9C">
        <w:rPr>
          <w:rFonts w:hint="eastAsia"/>
          <w:sz w:val="24"/>
          <w:szCs w:val="24"/>
        </w:rPr>
        <w:t>状态正常。否则等候</w:t>
      </w:r>
      <w:r w:rsidRPr="00546D9C">
        <w:rPr>
          <w:sz w:val="24"/>
          <w:szCs w:val="24"/>
        </w:rPr>
        <w:t>5</w:t>
      </w:r>
      <w:r w:rsidRPr="00546D9C">
        <w:rPr>
          <w:rFonts w:hint="eastAsia"/>
          <w:sz w:val="24"/>
          <w:szCs w:val="24"/>
        </w:rPr>
        <w:t>分钟重新执行</w:t>
      </w:r>
      <w:r w:rsidRPr="00546D9C">
        <w:rPr>
          <w:sz w:val="24"/>
          <w:szCs w:val="24"/>
        </w:rPr>
        <w:t>clustat -l</w:t>
      </w:r>
      <w:r w:rsidRPr="00546D9C">
        <w:rPr>
          <w:rFonts w:hint="eastAsia"/>
          <w:sz w:val="24"/>
          <w:szCs w:val="24"/>
        </w:rPr>
        <w:t>查看</w:t>
      </w:r>
      <w:r w:rsidRPr="00546D9C">
        <w:rPr>
          <w:sz w:val="24"/>
          <w:szCs w:val="24"/>
        </w:rPr>
        <w:t>cluster</w:t>
      </w:r>
      <w:r w:rsidRPr="00546D9C">
        <w:rPr>
          <w:rFonts w:hint="eastAsia"/>
          <w:sz w:val="24"/>
          <w:szCs w:val="24"/>
        </w:rPr>
        <w:t>状态。</w:t>
      </w:r>
    </w:p>
    <w:p w:rsidR="00A876A0" w:rsidRDefault="00A876A0" w:rsidP="00546D9C">
      <w:pPr>
        <w:ind w:firstLineChars="202" w:firstLine="424"/>
      </w:pPr>
      <w:r>
        <w:rPr>
          <w:noProof/>
        </w:rPr>
        <w:drawing>
          <wp:inline distT="0" distB="0" distL="0" distR="0" wp14:anchorId="09C1BC2F" wp14:editId="685D1F9A">
            <wp:extent cx="5276850" cy="1609725"/>
            <wp:effectExtent l="0" t="0" r="0" b="9525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658"/>
                    <a:stretch/>
                  </pic:blipFill>
                  <pic:spPr bwMode="auto">
                    <a:xfrm>
                      <a:off x="0" y="0"/>
                      <a:ext cx="527685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876A0" w:rsidRDefault="00A876A0" w:rsidP="00546D9C"/>
    <w:p w:rsidR="00A876A0" w:rsidRPr="00A876A0" w:rsidRDefault="00A876A0" w:rsidP="00546D9C">
      <w:pPr>
        <w:pStyle w:val="20"/>
        <w:numPr>
          <w:ilvl w:val="1"/>
          <w:numId w:val="53"/>
        </w:numPr>
      </w:pPr>
      <w:bookmarkStart w:id="72" w:name="_Toc78146403"/>
      <w:r>
        <w:t>重启后检查</w:t>
      </w:r>
      <w:bookmarkEnd w:id="72"/>
    </w:p>
    <w:p w:rsidR="00A876A0" w:rsidRDefault="00A876A0" w:rsidP="00A876A0">
      <w:pPr>
        <w:ind w:firstLine="420"/>
        <w:rPr>
          <w:b/>
        </w:rPr>
      </w:pPr>
      <w:r>
        <w:rPr>
          <w:rFonts w:hint="eastAsia"/>
          <w:b/>
        </w:rPr>
        <w:t>检查</w:t>
      </w:r>
      <w:r>
        <w:rPr>
          <w:b/>
        </w:rPr>
        <w:t>filebeat</w:t>
      </w:r>
      <w:r>
        <w:rPr>
          <w:rFonts w:hint="eastAsia"/>
          <w:b/>
        </w:rPr>
        <w:t>进程状态</w:t>
      </w:r>
    </w:p>
    <w:p w:rsidR="00A876A0" w:rsidRDefault="00A876A0" w:rsidP="00A876A0">
      <w:pPr>
        <w:ind w:firstLine="420"/>
        <w:rPr>
          <w:b/>
        </w:rPr>
      </w:pPr>
    </w:p>
    <w:p w:rsidR="00A876A0" w:rsidRDefault="00A876A0" w:rsidP="00A876A0">
      <w:pPr>
        <w:pStyle w:val="a6"/>
        <w:numPr>
          <w:ilvl w:val="0"/>
          <w:numId w:val="54"/>
        </w:numPr>
        <w:ind w:firstLineChars="0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使用betadmin用户登录重启服务器，执行以下命令检查filebeat进程是否存在：</w:t>
      </w:r>
    </w:p>
    <w:tbl>
      <w:tblPr>
        <w:tblStyle w:val="ab"/>
        <w:tblW w:w="8296" w:type="dxa"/>
        <w:tblInd w:w="500" w:type="dxa"/>
        <w:tblLook w:val="04A0" w:firstRow="1" w:lastRow="0" w:firstColumn="1" w:lastColumn="0" w:noHBand="0" w:noVBand="1"/>
      </w:tblPr>
      <w:tblGrid>
        <w:gridCol w:w="8296"/>
      </w:tblGrid>
      <w:tr w:rsidR="00A876A0" w:rsidTr="00A876A0">
        <w:tc>
          <w:tcPr>
            <w:tcW w:w="82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876A0" w:rsidRDefault="00A876A0">
            <w:pPr>
              <w:pStyle w:val="a6"/>
              <w:spacing w:line="360" w:lineRule="auto"/>
              <w:ind w:firstLineChars="0" w:firstLine="0"/>
              <w:rPr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</w:rPr>
              <w:t>ps -ef | grep filebeat</w:t>
            </w:r>
          </w:p>
        </w:tc>
      </w:tr>
    </w:tbl>
    <w:p w:rsidR="00A876A0" w:rsidRDefault="00A876A0" w:rsidP="00A876A0">
      <w:pPr>
        <w:rPr>
          <w:rFonts w:ascii="宋体" w:hAnsi="宋体"/>
          <w:color w:val="000000"/>
        </w:rPr>
      </w:pPr>
    </w:p>
    <w:p w:rsidR="00A876A0" w:rsidRDefault="00A876A0" w:rsidP="00A876A0">
      <w:pPr>
        <w:pStyle w:val="a6"/>
        <w:numPr>
          <w:ilvl w:val="0"/>
          <w:numId w:val="54"/>
        </w:numPr>
        <w:ind w:firstLineChars="0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如filebeat进程不存在，则执行以下命令启动进程（使用betadmin）：</w:t>
      </w:r>
    </w:p>
    <w:tbl>
      <w:tblPr>
        <w:tblStyle w:val="ab"/>
        <w:tblW w:w="8296" w:type="dxa"/>
        <w:tblInd w:w="500" w:type="dxa"/>
        <w:tblLook w:val="04A0" w:firstRow="1" w:lastRow="0" w:firstColumn="1" w:lastColumn="0" w:noHBand="0" w:noVBand="1"/>
      </w:tblPr>
      <w:tblGrid>
        <w:gridCol w:w="8296"/>
      </w:tblGrid>
      <w:tr w:rsidR="00A876A0" w:rsidTr="00A876A0">
        <w:tc>
          <w:tcPr>
            <w:tcW w:w="82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876A0" w:rsidRDefault="00AE7E31">
            <w:pPr>
              <w:pStyle w:val="a6"/>
              <w:spacing w:line="360" w:lineRule="auto"/>
              <w:ind w:firstLineChars="0" w:firstLine="0"/>
              <w:rPr>
                <w:sz w:val="24"/>
                <w:szCs w:val="24"/>
              </w:rPr>
            </w:pPr>
            <w:r>
              <w:rPr>
                <w:rFonts w:ascii="宋体" w:hAnsi="宋体" w:hint="eastAsia"/>
              </w:rPr>
              <w:t>service filebeat</w:t>
            </w:r>
            <w:r w:rsidR="00A876A0">
              <w:rPr>
                <w:rFonts w:ascii="宋体" w:hAnsi="宋体" w:hint="eastAsia"/>
              </w:rPr>
              <w:t xml:space="preserve"> start</w:t>
            </w:r>
          </w:p>
        </w:tc>
      </w:tr>
    </w:tbl>
    <w:p w:rsidR="00A876A0" w:rsidRDefault="00A876A0" w:rsidP="00A876A0">
      <w:pPr>
        <w:rPr>
          <w:rFonts w:ascii="宋体" w:hAnsi="宋体"/>
          <w:color w:val="000000"/>
        </w:rPr>
      </w:pPr>
    </w:p>
    <w:p w:rsidR="00A876A0" w:rsidRDefault="00A876A0" w:rsidP="00A876A0">
      <w:pPr>
        <w:pStyle w:val="a6"/>
        <w:numPr>
          <w:ilvl w:val="0"/>
          <w:numId w:val="54"/>
        </w:numPr>
        <w:ind w:firstLineChars="0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进程手工启动后再次检查filebeat进程是否存在（使用betadmin）：</w:t>
      </w:r>
    </w:p>
    <w:tbl>
      <w:tblPr>
        <w:tblStyle w:val="ab"/>
        <w:tblW w:w="8296" w:type="dxa"/>
        <w:tblInd w:w="500" w:type="dxa"/>
        <w:tblLook w:val="04A0" w:firstRow="1" w:lastRow="0" w:firstColumn="1" w:lastColumn="0" w:noHBand="0" w:noVBand="1"/>
      </w:tblPr>
      <w:tblGrid>
        <w:gridCol w:w="8296"/>
      </w:tblGrid>
      <w:tr w:rsidR="00A876A0" w:rsidTr="00A876A0">
        <w:tc>
          <w:tcPr>
            <w:tcW w:w="82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876A0" w:rsidRDefault="00A876A0">
            <w:pPr>
              <w:pStyle w:val="a6"/>
              <w:spacing w:line="360" w:lineRule="auto"/>
              <w:ind w:firstLineChars="0" w:firstLine="0"/>
              <w:rPr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</w:rPr>
              <w:t>ps -ef | grep filebeat</w:t>
            </w:r>
          </w:p>
        </w:tc>
      </w:tr>
    </w:tbl>
    <w:p w:rsidR="00A876A0" w:rsidRDefault="00A876A0" w:rsidP="00A876A0">
      <w:pPr>
        <w:rPr>
          <w:rFonts w:ascii="宋体" w:hAnsi="宋体"/>
          <w:color w:val="000000"/>
        </w:rPr>
      </w:pPr>
    </w:p>
    <w:p w:rsidR="00A84750" w:rsidRPr="00B05E16" w:rsidRDefault="00A876A0" w:rsidP="00A84750">
      <w:pPr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ab/>
      </w:r>
      <w:r w:rsidR="00A84750" w:rsidRPr="00B05E16">
        <w:rPr>
          <w:rFonts w:hint="eastAsia"/>
          <w:b/>
        </w:rPr>
        <w:t>检查</w:t>
      </w:r>
      <w:r w:rsidR="00A84750">
        <w:rPr>
          <w:rFonts w:hint="eastAsia"/>
          <w:b/>
        </w:rPr>
        <w:t>监控</w:t>
      </w:r>
      <w:r w:rsidR="00A84750" w:rsidRPr="00B05E16">
        <w:rPr>
          <w:rFonts w:hint="eastAsia"/>
          <w:b/>
        </w:rPr>
        <w:t>进程状态</w:t>
      </w:r>
    </w:p>
    <w:p w:rsidR="00A84750" w:rsidRPr="008D30AF" w:rsidRDefault="00A84750" w:rsidP="00A84750">
      <w:pPr>
        <w:pStyle w:val="a6"/>
        <w:numPr>
          <w:ilvl w:val="0"/>
          <w:numId w:val="74"/>
        </w:numPr>
        <w:ind w:firstLineChars="0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使用betadmin用户执行以下命令检查</w:t>
      </w:r>
      <w:r w:rsidRPr="008D30AF">
        <w:rPr>
          <w:rFonts w:ascii="宋体" w:hAnsi="宋体" w:hint="eastAsia"/>
        </w:rPr>
        <w:t>zabbix-agent</w:t>
      </w:r>
      <w:r>
        <w:rPr>
          <w:rFonts w:ascii="宋体" w:hAnsi="宋体" w:hint="eastAsia"/>
          <w:color w:val="000000"/>
        </w:rPr>
        <w:t>服务状态：</w:t>
      </w:r>
    </w:p>
    <w:tbl>
      <w:tblPr>
        <w:tblStyle w:val="ab"/>
        <w:tblW w:w="8296" w:type="dxa"/>
        <w:tblInd w:w="500" w:type="dxa"/>
        <w:tblLook w:val="04A0" w:firstRow="1" w:lastRow="0" w:firstColumn="1" w:lastColumn="0" w:noHBand="0" w:noVBand="1"/>
      </w:tblPr>
      <w:tblGrid>
        <w:gridCol w:w="8296"/>
      </w:tblGrid>
      <w:tr w:rsidR="00A84750" w:rsidTr="008D30AF">
        <w:tc>
          <w:tcPr>
            <w:tcW w:w="8296" w:type="dxa"/>
          </w:tcPr>
          <w:p w:rsidR="00A84750" w:rsidRPr="008D30AF" w:rsidRDefault="00A84750" w:rsidP="008D30AF">
            <w:pPr>
              <w:rPr>
                <w:rFonts w:ascii="宋体" w:hAnsi="宋体"/>
                <w:color w:val="000000"/>
              </w:rPr>
            </w:pPr>
            <w:r w:rsidRPr="008D30AF">
              <w:rPr>
                <w:rFonts w:ascii="宋体" w:hAnsi="宋体" w:hint="eastAsia"/>
              </w:rPr>
              <w:t>/etc/init.d/zabbix-agent status</w:t>
            </w:r>
          </w:p>
        </w:tc>
      </w:tr>
    </w:tbl>
    <w:p w:rsidR="00A84750" w:rsidRDefault="00A84750" w:rsidP="00A84750">
      <w:pPr>
        <w:pStyle w:val="a6"/>
        <w:ind w:left="785" w:firstLineChars="0" w:firstLine="0"/>
        <w:rPr>
          <w:rFonts w:ascii="宋体" w:hAnsi="宋体"/>
          <w:color w:val="000000"/>
        </w:rPr>
      </w:pPr>
    </w:p>
    <w:p w:rsidR="00A84750" w:rsidRPr="008D30AF" w:rsidRDefault="00A84750" w:rsidP="00A84750">
      <w:pPr>
        <w:pStyle w:val="a6"/>
        <w:numPr>
          <w:ilvl w:val="0"/>
          <w:numId w:val="74"/>
        </w:numPr>
        <w:ind w:firstLineChars="0"/>
        <w:rPr>
          <w:rFonts w:ascii="宋体" w:hAnsi="宋体"/>
          <w:color w:val="000000"/>
        </w:rPr>
      </w:pPr>
      <w:r w:rsidRPr="008D30AF">
        <w:rPr>
          <w:rFonts w:ascii="宋体" w:hAnsi="宋体" w:hint="eastAsia"/>
          <w:color w:val="000000"/>
          <w:highlight w:val="yellow"/>
        </w:rPr>
        <w:t>如</w:t>
      </w:r>
      <w:r w:rsidRPr="008D30AF">
        <w:rPr>
          <w:rFonts w:ascii="宋体" w:hAnsi="宋体" w:hint="eastAsia"/>
          <w:highlight w:val="yellow"/>
        </w:rPr>
        <w:t>zabbix-agent</w:t>
      </w:r>
      <w:r w:rsidRPr="008D30AF">
        <w:rPr>
          <w:rFonts w:ascii="宋体" w:hAnsi="宋体" w:hint="eastAsia"/>
          <w:color w:val="000000"/>
          <w:highlight w:val="yellow"/>
        </w:rPr>
        <w:t>服务未启动</w:t>
      </w:r>
      <w:r>
        <w:rPr>
          <w:rFonts w:ascii="宋体" w:hAnsi="宋体" w:hint="eastAsia"/>
          <w:color w:val="000000"/>
        </w:rPr>
        <w:t>，</w:t>
      </w:r>
      <w:r w:rsidR="00CC3C7B">
        <w:rPr>
          <w:rFonts w:ascii="宋体" w:hAnsi="宋体" w:hint="eastAsia"/>
          <w:color w:val="000000"/>
        </w:rPr>
        <w:t>则切换至root用户执行以下命令启动进程</w:t>
      </w:r>
      <w:r>
        <w:rPr>
          <w:rFonts w:ascii="宋体" w:hAnsi="宋体" w:hint="eastAsia"/>
          <w:color w:val="000000"/>
        </w:rPr>
        <w:t>：</w:t>
      </w:r>
    </w:p>
    <w:tbl>
      <w:tblPr>
        <w:tblStyle w:val="ab"/>
        <w:tblW w:w="8296" w:type="dxa"/>
        <w:tblInd w:w="500" w:type="dxa"/>
        <w:tblLook w:val="04A0" w:firstRow="1" w:lastRow="0" w:firstColumn="1" w:lastColumn="0" w:noHBand="0" w:noVBand="1"/>
      </w:tblPr>
      <w:tblGrid>
        <w:gridCol w:w="8296"/>
      </w:tblGrid>
      <w:tr w:rsidR="00A84750" w:rsidTr="008D30AF">
        <w:tc>
          <w:tcPr>
            <w:tcW w:w="8296" w:type="dxa"/>
          </w:tcPr>
          <w:p w:rsidR="00A84750" w:rsidRPr="008D30AF" w:rsidRDefault="00A84750" w:rsidP="008D30AF">
            <w:pPr>
              <w:rPr>
                <w:rFonts w:ascii="宋体" w:hAnsi="宋体"/>
                <w:color w:val="000000"/>
              </w:rPr>
            </w:pPr>
            <w:r w:rsidRPr="008D30AF">
              <w:rPr>
                <w:rFonts w:ascii="宋体" w:hAnsi="宋体" w:hint="eastAsia"/>
              </w:rPr>
              <w:t xml:space="preserve">/etc/init.d/zabbix-agent </w:t>
            </w:r>
            <w:r>
              <w:rPr>
                <w:rFonts w:ascii="宋体" w:hAnsi="宋体" w:hint="eastAsia"/>
              </w:rPr>
              <w:t>start</w:t>
            </w:r>
          </w:p>
        </w:tc>
      </w:tr>
    </w:tbl>
    <w:p w:rsidR="00A84750" w:rsidRDefault="00A84750" w:rsidP="00A84750">
      <w:pPr>
        <w:pStyle w:val="a6"/>
        <w:ind w:left="785" w:firstLineChars="0" w:firstLine="0"/>
        <w:rPr>
          <w:rFonts w:ascii="宋体" w:hAnsi="宋体"/>
          <w:color w:val="000000"/>
        </w:rPr>
      </w:pPr>
    </w:p>
    <w:p w:rsidR="00A84750" w:rsidRPr="008D30AF" w:rsidRDefault="00A84750" w:rsidP="00A84750">
      <w:pPr>
        <w:pStyle w:val="a6"/>
        <w:numPr>
          <w:ilvl w:val="0"/>
          <w:numId w:val="74"/>
        </w:numPr>
        <w:ind w:firstLineChars="0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进程手工启动后再次检查</w:t>
      </w:r>
      <w:r w:rsidRPr="008D30AF">
        <w:rPr>
          <w:rFonts w:ascii="宋体" w:hAnsi="宋体" w:hint="eastAsia"/>
        </w:rPr>
        <w:t>zabbix-agent</w:t>
      </w:r>
      <w:r>
        <w:rPr>
          <w:rFonts w:ascii="宋体" w:hAnsi="宋体" w:hint="eastAsia"/>
          <w:color w:val="000000"/>
        </w:rPr>
        <w:t>服务状态已启动（使用betadmin）：</w:t>
      </w:r>
    </w:p>
    <w:tbl>
      <w:tblPr>
        <w:tblStyle w:val="ab"/>
        <w:tblW w:w="8296" w:type="dxa"/>
        <w:tblInd w:w="500" w:type="dxa"/>
        <w:tblLook w:val="04A0" w:firstRow="1" w:lastRow="0" w:firstColumn="1" w:lastColumn="0" w:noHBand="0" w:noVBand="1"/>
      </w:tblPr>
      <w:tblGrid>
        <w:gridCol w:w="8296"/>
      </w:tblGrid>
      <w:tr w:rsidR="00A84750" w:rsidTr="008D30AF">
        <w:tc>
          <w:tcPr>
            <w:tcW w:w="8296" w:type="dxa"/>
          </w:tcPr>
          <w:p w:rsidR="00A84750" w:rsidRPr="008D30AF" w:rsidRDefault="00A84750" w:rsidP="008D30AF">
            <w:pPr>
              <w:rPr>
                <w:rFonts w:ascii="宋体" w:hAnsi="宋体"/>
                <w:color w:val="000000"/>
              </w:rPr>
            </w:pPr>
            <w:r w:rsidRPr="008D30AF">
              <w:rPr>
                <w:rFonts w:ascii="宋体" w:hAnsi="宋体" w:hint="eastAsia"/>
              </w:rPr>
              <w:t>/etc/init.d/zabbix-agent status</w:t>
            </w:r>
          </w:p>
        </w:tc>
      </w:tr>
    </w:tbl>
    <w:p w:rsidR="00A84750" w:rsidRPr="008D30AF" w:rsidRDefault="00A84750" w:rsidP="00A84750">
      <w:pPr>
        <w:rPr>
          <w:rFonts w:ascii="宋体" w:hAnsi="宋体"/>
          <w:color w:val="000000"/>
        </w:rPr>
      </w:pPr>
    </w:p>
    <w:p w:rsidR="009F345F" w:rsidRDefault="009F345F" w:rsidP="00A84750">
      <w:pPr>
        <w:rPr>
          <w:noProof/>
          <w:szCs w:val="21"/>
        </w:rPr>
      </w:pPr>
    </w:p>
    <w:p w:rsidR="00A84750" w:rsidRDefault="00A84750">
      <w:pPr>
        <w:widowControl/>
        <w:jc w:val="left"/>
        <w:rPr>
          <w:noProof/>
          <w:szCs w:val="21"/>
        </w:rPr>
      </w:pPr>
      <w:r>
        <w:rPr>
          <w:noProof/>
          <w:szCs w:val="21"/>
        </w:rPr>
        <w:br w:type="page"/>
      </w:r>
    </w:p>
    <w:p w:rsidR="009F345F" w:rsidRPr="00824C83" w:rsidRDefault="009F345F" w:rsidP="00546D9C">
      <w:pPr>
        <w:spacing w:line="360" w:lineRule="auto"/>
        <w:rPr>
          <w:noProof/>
          <w:szCs w:val="21"/>
        </w:rPr>
      </w:pPr>
    </w:p>
    <w:p w:rsidR="001F25F3" w:rsidRDefault="001F25F3" w:rsidP="001F25F3">
      <w:pPr>
        <w:pStyle w:val="1"/>
      </w:pPr>
      <w:bookmarkStart w:id="73" w:name="_Toc70328081"/>
      <w:bookmarkStart w:id="74" w:name="_Toc78146404"/>
      <w:bookmarkStart w:id="75" w:name="_Toc70328082"/>
      <w:bookmarkStart w:id="76" w:name="_Toc78146405"/>
      <w:bookmarkStart w:id="77" w:name="_Toc70328083"/>
      <w:bookmarkStart w:id="78" w:name="_Toc78146406"/>
      <w:bookmarkStart w:id="79" w:name="_Toc70328084"/>
      <w:bookmarkStart w:id="80" w:name="_Toc78146407"/>
      <w:bookmarkStart w:id="81" w:name="_Toc70328087"/>
      <w:bookmarkStart w:id="82" w:name="_Toc78146410"/>
      <w:bookmarkStart w:id="83" w:name="_Toc70328088"/>
      <w:bookmarkStart w:id="84" w:name="_Toc78146411"/>
      <w:bookmarkStart w:id="85" w:name="_Toc70328089"/>
      <w:bookmarkStart w:id="86" w:name="_Toc78146412"/>
      <w:bookmarkStart w:id="87" w:name="_Toc70328092"/>
      <w:bookmarkStart w:id="88" w:name="_Toc78146415"/>
      <w:bookmarkStart w:id="89" w:name="_Toc70328095"/>
      <w:bookmarkStart w:id="90" w:name="_Toc78146418"/>
      <w:bookmarkStart w:id="91" w:name="_Toc70328096"/>
      <w:bookmarkStart w:id="92" w:name="_Toc78146419"/>
      <w:bookmarkStart w:id="93" w:name="_Toc70328097"/>
      <w:bookmarkStart w:id="94" w:name="_Toc78146420"/>
      <w:bookmarkStart w:id="95" w:name="_Toc70328098"/>
      <w:bookmarkStart w:id="96" w:name="_Toc78146421"/>
      <w:bookmarkStart w:id="97" w:name="_Toc70328099"/>
      <w:bookmarkStart w:id="98" w:name="_Toc78146422"/>
      <w:bookmarkStart w:id="99" w:name="_Toc70328100"/>
      <w:bookmarkStart w:id="100" w:name="_Toc78146423"/>
      <w:bookmarkStart w:id="101" w:name="_Toc70328101"/>
      <w:bookmarkStart w:id="102" w:name="_Toc78146424"/>
      <w:bookmarkStart w:id="103" w:name="_Toc70328104"/>
      <w:bookmarkStart w:id="104" w:name="_Toc78146427"/>
      <w:bookmarkStart w:id="105" w:name="_Toc70328107"/>
      <w:bookmarkStart w:id="106" w:name="_Toc78146430"/>
      <w:bookmarkStart w:id="107" w:name="_Toc70328108"/>
      <w:bookmarkStart w:id="108" w:name="_Toc78146431"/>
      <w:bookmarkStart w:id="109" w:name="_Toc70328109"/>
      <w:bookmarkStart w:id="110" w:name="_Toc78146432"/>
      <w:bookmarkStart w:id="111" w:name="_Toc70328110"/>
      <w:bookmarkStart w:id="112" w:name="_Toc78146433"/>
      <w:bookmarkStart w:id="113" w:name="_Toc70328111"/>
      <w:bookmarkStart w:id="114" w:name="_Toc78146434"/>
      <w:bookmarkStart w:id="115" w:name="_Toc70328112"/>
      <w:bookmarkStart w:id="116" w:name="_Toc78146435"/>
      <w:bookmarkStart w:id="117" w:name="_Toc70328113"/>
      <w:bookmarkStart w:id="118" w:name="_Toc78146436"/>
      <w:bookmarkStart w:id="119" w:name="_Toc70328114"/>
      <w:bookmarkStart w:id="120" w:name="_Toc78146437"/>
      <w:bookmarkStart w:id="121" w:name="_Toc70328115"/>
      <w:bookmarkStart w:id="122" w:name="_Toc78146438"/>
      <w:bookmarkStart w:id="123" w:name="_Toc70328116"/>
      <w:bookmarkStart w:id="124" w:name="_Toc78146439"/>
      <w:bookmarkStart w:id="125" w:name="_Toc70328117"/>
      <w:bookmarkStart w:id="126" w:name="_Toc78146440"/>
      <w:bookmarkStart w:id="127" w:name="_Toc70328118"/>
      <w:bookmarkStart w:id="128" w:name="_Toc78146441"/>
      <w:bookmarkStart w:id="129" w:name="_Toc70328119"/>
      <w:bookmarkStart w:id="130" w:name="_Toc78146442"/>
      <w:bookmarkStart w:id="131" w:name="_Toc70328120"/>
      <w:bookmarkStart w:id="132" w:name="_Toc78146443"/>
      <w:bookmarkStart w:id="133" w:name="_Toc70328121"/>
      <w:bookmarkStart w:id="134" w:name="_Toc78146444"/>
      <w:bookmarkStart w:id="135" w:name="_Toc70328122"/>
      <w:bookmarkStart w:id="136" w:name="_Toc78146445"/>
      <w:bookmarkStart w:id="137" w:name="_Toc70328123"/>
      <w:bookmarkStart w:id="138" w:name="_Toc78146446"/>
      <w:bookmarkStart w:id="139" w:name="_Toc70328124"/>
      <w:bookmarkStart w:id="140" w:name="_Toc78146447"/>
      <w:bookmarkStart w:id="141" w:name="_Toc70328125"/>
      <w:bookmarkStart w:id="142" w:name="_Toc78146448"/>
      <w:bookmarkStart w:id="143" w:name="_Toc70328126"/>
      <w:bookmarkStart w:id="144" w:name="_Toc78146449"/>
      <w:bookmarkStart w:id="145" w:name="_Toc70328127"/>
      <w:bookmarkStart w:id="146" w:name="_Toc78146450"/>
      <w:bookmarkStart w:id="147" w:name="_Toc70328128"/>
      <w:bookmarkStart w:id="148" w:name="_Toc78146451"/>
      <w:bookmarkStart w:id="149" w:name="_Toc70328129"/>
      <w:bookmarkStart w:id="150" w:name="_Toc78146452"/>
      <w:bookmarkStart w:id="151" w:name="_Toc70328130"/>
      <w:bookmarkStart w:id="152" w:name="_Toc78146453"/>
      <w:bookmarkStart w:id="153" w:name="_Toc70328131"/>
      <w:bookmarkStart w:id="154" w:name="_Toc78146454"/>
      <w:bookmarkStart w:id="155" w:name="_Toc70328132"/>
      <w:bookmarkStart w:id="156" w:name="_Toc78146455"/>
      <w:bookmarkStart w:id="157" w:name="_Toc70328133"/>
      <w:bookmarkStart w:id="158" w:name="_Toc78146456"/>
      <w:bookmarkStart w:id="159" w:name="_Toc70328134"/>
      <w:bookmarkStart w:id="160" w:name="_Toc78146457"/>
      <w:bookmarkStart w:id="161" w:name="_Toc69460649"/>
      <w:bookmarkStart w:id="162" w:name="_Toc69897594"/>
      <w:bookmarkStart w:id="163" w:name="_Toc70328135"/>
      <w:bookmarkStart w:id="164" w:name="_Toc78146458"/>
      <w:bookmarkStart w:id="165" w:name="_Toc69460650"/>
      <w:bookmarkStart w:id="166" w:name="_Toc69897595"/>
      <w:bookmarkStart w:id="167" w:name="_Toc70328136"/>
      <w:bookmarkStart w:id="168" w:name="_Toc78146459"/>
      <w:bookmarkStart w:id="169" w:name="_Toc69460651"/>
      <w:bookmarkStart w:id="170" w:name="_Toc69897596"/>
      <w:bookmarkStart w:id="171" w:name="_Toc70328137"/>
      <w:bookmarkStart w:id="172" w:name="_Toc78146460"/>
      <w:bookmarkStart w:id="173" w:name="_Toc69460654"/>
      <w:bookmarkStart w:id="174" w:name="_Toc69897599"/>
      <w:bookmarkStart w:id="175" w:name="_Toc70328140"/>
      <w:bookmarkStart w:id="176" w:name="_Toc78146463"/>
      <w:bookmarkStart w:id="177" w:name="_Toc69460657"/>
      <w:bookmarkStart w:id="178" w:name="_Toc69897602"/>
      <w:bookmarkStart w:id="179" w:name="_Toc70328143"/>
      <w:bookmarkStart w:id="180" w:name="_Toc78146466"/>
      <w:bookmarkStart w:id="181" w:name="_Toc69460658"/>
      <w:bookmarkStart w:id="182" w:name="_Toc69897603"/>
      <w:bookmarkStart w:id="183" w:name="_Toc70328144"/>
      <w:bookmarkStart w:id="184" w:name="_Toc78146467"/>
      <w:bookmarkStart w:id="185" w:name="_Toc69460659"/>
      <w:bookmarkStart w:id="186" w:name="_Toc69897604"/>
      <w:bookmarkStart w:id="187" w:name="_Toc70328145"/>
      <w:bookmarkStart w:id="188" w:name="_Toc78146468"/>
      <w:bookmarkStart w:id="189" w:name="_Toc69460660"/>
      <w:bookmarkStart w:id="190" w:name="_Toc69897605"/>
      <w:bookmarkStart w:id="191" w:name="_Toc70328146"/>
      <w:bookmarkStart w:id="192" w:name="_Toc78146469"/>
      <w:bookmarkStart w:id="193" w:name="_Toc69460661"/>
      <w:bookmarkStart w:id="194" w:name="_Toc69897606"/>
      <w:bookmarkStart w:id="195" w:name="_Toc70328147"/>
      <w:bookmarkStart w:id="196" w:name="_Toc78146470"/>
      <w:bookmarkStart w:id="197" w:name="_Toc69460662"/>
      <w:bookmarkStart w:id="198" w:name="_Toc69897607"/>
      <w:bookmarkStart w:id="199" w:name="_Toc70328148"/>
      <w:bookmarkStart w:id="200" w:name="_Toc78146471"/>
      <w:bookmarkStart w:id="201" w:name="_Toc69460663"/>
      <w:bookmarkStart w:id="202" w:name="_Toc69897608"/>
      <w:bookmarkStart w:id="203" w:name="_Toc70328149"/>
      <w:bookmarkStart w:id="204" w:name="_Toc78146472"/>
      <w:bookmarkStart w:id="205" w:name="_Toc69460664"/>
      <w:bookmarkStart w:id="206" w:name="_Toc69897609"/>
      <w:bookmarkStart w:id="207" w:name="_Toc70328150"/>
      <w:bookmarkStart w:id="208" w:name="_Toc78146473"/>
      <w:bookmarkStart w:id="209" w:name="_Toc69460665"/>
      <w:bookmarkStart w:id="210" w:name="_Toc69897610"/>
      <w:bookmarkStart w:id="211" w:name="_Toc70328151"/>
      <w:bookmarkStart w:id="212" w:name="_Toc78146474"/>
      <w:bookmarkStart w:id="213" w:name="_Toc69460666"/>
      <w:bookmarkStart w:id="214" w:name="_Toc69897611"/>
      <w:bookmarkStart w:id="215" w:name="_Toc70328152"/>
      <w:bookmarkStart w:id="216" w:name="_Toc78146475"/>
      <w:bookmarkStart w:id="217" w:name="_Toc69460667"/>
      <w:bookmarkStart w:id="218" w:name="_Toc69897612"/>
      <w:bookmarkStart w:id="219" w:name="_Toc70328153"/>
      <w:bookmarkStart w:id="220" w:name="_Toc78146476"/>
      <w:bookmarkStart w:id="221" w:name="_Toc69460668"/>
      <w:bookmarkStart w:id="222" w:name="_Toc69897613"/>
      <w:bookmarkStart w:id="223" w:name="_Toc70328154"/>
      <w:bookmarkStart w:id="224" w:name="_Toc78146477"/>
      <w:bookmarkStart w:id="225" w:name="_Toc69460671"/>
      <w:bookmarkStart w:id="226" w:name="_Toc69897616"/>
      <w:bookmarkStart w:id="227" w:name="_Toc70328157"/>
      <w:bookmarkStart w:id="228" w:name="_Toc78146480"/>
      <w:bookmarkStart w:id="229" w:name="_Toc69460672"/>
      <w:bookmarkStart w:id="230" w:name="_Toc69897617"/>
      <w:bookmarkStart w:id="231" w:name="_Toc70328158"/>
      <w:bookmarkStart w:id="232" w:name="_Toc78146481"/>
      <w:bookmarkStart w:id="233" w:name="_Toc69460673"/>
      <w:bookmarkStart w:id="234" w:name="_Toc69897618"/>
      <w:bookmarkStart w:id="235" w:name="_Toc70328159"/>
      <w:bookmarkStart w:id="236" w:name="_Toc78146482"/>
      <w:bookmarkStart w:id="237" w:name="_Toc69460676"/>
      <w:bookmarkStart w:id="238" w:name="_Toc69897621"/>
      <w:bookmarkStart w:id="239" w:name="_Toc70328162"/>
      <w:bookmarkStart w:id="240" w:name="_Toc78146485"/>
      <w:bookmarkStart w:id="241" w:name="_Toc69460679"/>
      <w:bookmarkStart w:id="242" w:name="_Toc69897624"/>
      <w:bookmarkStart w:id="243" w:name="_Toc70328165"/>
      <w:bookmarkStart w:id="244" w:name="_Toc78146488"/>
      <w:bookmarkStart w:id="245" w:name="_Toc69460680"/>
      <w:bookmarkStart w:id="246" w:name="_Toc69897625"/>
      <w:bookmarkStart w:id="247" w:name="_Toc70328166"/>
      <w:bookmarkStart w:id="248" w:name="_Toc78146489"/>
      <w:bookmarkStart w:id="249" w:name="_Toc69460681"/>
      <w:bookmarkStart w:id="250" w:name="_Toc69897626"/>
      <w:bookmarkStart w:id="251" w:name="_Toc70328167"/>
      <w:bookmarkStart w:id="252" w:name="_Toc78146490"/>
      <w:bookmarkStart w:id="253" w:name="_Toc70328168"/>
      <w:bookmarkStart w:id="254" w:name="_Toc78146491"/>
      <w:bookmarkStart w:id="255" w:name="_Toc70328169"/>
      <w:bookmarkStart w:id="256" w:name="_Toc78146492"/>
      <w:bookmarkStart w:id="257" w:name="_Toc70328170"/>
      <w:bookmarkStart w:id="258" w:name="_Toc78146493"/>
      <w:bookmarkStart w:id="259" w:name="_Toc70328171"/>
      <w:bookmarkStart w:id="260" w:name="_Toc78146494"/>
      <w:bookmarkStart w:id="261" w:name="_Toc70328172"/>
      <w:bookmarkStart w:id="262" w:name="_Toc78146495"/>
      <w:bookmarkStart w:id="263" w:name="_Toc70328173"/>
      <w:bookmarkStart w:id="264" w:name="_Toc78146496"/>
      <w:bookmarkStart w:id="265" w:name="_Toc70328174"/>
      <w:bookmarkStart w:id="266" w:name="_Toc78146497"/>
      <w:bookmarkStart w:id="267" w:name="_Toc70328175"/>
      <w:bookmarkStart w:id="268" w:name="_Toc78146498"/>
      <w:bookmarkStart w:id="269" w:name="_Toc70328176"/>
      <w:bookmarkStart w:id="270" w:name="_Toc78146499"/>
      <w:bookmarkStart w:id="271" w:name="_Toc70328177"/>
      <w:bookmarkStart w:id="272" w:name="_Toc78146500"/>
      <w:bookmarkStart w:id="273" w:name="_Toc70328178"/>
      <w:bookmarkStart w:id="274" w:name="_Toc78146501"/>
      <w:bookmarkStart w:id="275" w:name="_Toc70328179"/>
      <w:bookmarkStart w:id="276" w:name="_Toc78146502"/>
      <w:bookmarkStart w:id="277" w:name="_Toc70328180"/>
      <w:bookmarkStart w:id="278" w:name="_Toc78146503"/>
      <w:bookmarkStart w:id="279" w:name="_Toc70328181"/>
      <w:bookmarkStart w:id="280" w:name="_Toc78146504"/>
      <w:bookmarkStart w:id="281" w:name="_Toc70328182"/>
      <w:bookmarkStart w:id="282" w:name="_Toc78146505"/>
      <w:bookmarkStart w:id="283" w:name="_Toc70328183"/>
      <w:bookmarkStart w:id="284" w:name="_Toc78146506"/>
      <w:bookmarkStart w:id="285" w:name="_Toc70328184"/>
      <w:bookmarkStart w:id="286" w:name="_Toc78146507"/>
      <w:bookmarkStart w:id="287" w:name="_Toc70328185"/>
      <w:bookmarkStart w:id="288" w:name="_Toc78146508"/>
      <w:bookmarkStart w:id="289" w:name="_Toc70328186"/>
      <w:bookmarkStart w:id="290" w:name="_Toc78146509"/>
      <w:bookmarkStart w:id="291" w:name="_Toc70328187"/>
      <w:bookmarkStart w:id="292" w:name="_Toc78146510"/>
      <w:bookmarkStart w:id="293" w:name="_Toc70328188"/>
      <w:bookmarkStart w:id="294" w:name="_Toc78146511"/>
      <w:bookmarkStart w:id="295" w:name="_Toc70328189"/>
      <w:bookmarkStart w:id="296" w:name="_Toc78146512"/>
      <w:bookmarkStart w:id="297" w:name="_Toc70328190"/>
      <w:bookmarkStart w:id="298" w:name="_Toc78146513"/>
      <w:bookmarkStart w:id="299" w:name="_Toc70328191"/>
      <w:bookmarkStart w:id="300" w:name="_Toc78146514"/>
      <w:bookmarkStart w:id="301" w:name="_Toc70328192"/>
      <w:bookmarkStart w:id="302" w:name="_Toc78146515"/>
      <w:bookmarkStart w:id="303" w:name="_Toc70328193"/>
      <w:bookmarkStart w:id="304" w:name="_Toc78146516"/>
      <w:bookmarkStart w:id="305" w:name="_Toc70328194"/>
      <w:bookmarkStart w:id="306" w:name="_Toc78146517"/>
      <w:bookmarkStart w:id="307" w:name="_Toc70328195"/>
      <w:bookmarkStart w:id="308" w:name="_Toc78146518"/>
      <w:bookmarkStart w:id="309" w:name="_Toc70328198"/>
      <w:bookmarkStart w:id="310" w:name="_Toc78146521"/>
      <w:bookmarkStart w:id="311" w:name="_Toc78146524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bookmarkEnd w:id="263"/>
      <w:bookmarkEnd w:id="264"/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bookmarkEnd w:id="273"/>
      <w:bookmarkEnd w:id="274"/>
      <w:bookmarkEnd w:id="275"/>
      <w:bookmarkEnd w:id="276"/>
      <w:bookmarkEnd w:id="277"/>
      <w:bookmarkEnd w:id="278"/>
      <w:bookmarkEnd w:id="279"/>
      <w:bookmarkEnd w:id="280"/>
      <w:bookmarkEnd w:id="281"/>
      <w:bookmarkEnd w:id="282"/>
      <w:bookmarkEnd w:id="283"/>
      <w:bookmarkEnd w:id="284"/>
      <w:bookmarkEnd w:id="285"/>
      <w:bookmarkEnd w:id="286"/>
      <w:bookmarkEnd w:id="287"/>
      <w:bookmarkEnd w:id="288"/>
      <w:bookmarkEnd w:id="289"/>
      <w:bookmarkEnd w:id="290"/>
      <w:bookmarkEnd w:id="291"/>
      <w:bookmarkEnd w:id="292"/>
      <w:bookmarkEnd w:id="293"/>
      <w:bookmarkEnd w:id="294"/>
      <w:bookmarkEnd w:id="295"/>
      <w:bookmarkEnd w:id="296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  <w:bookmarkEnd w:id="305"/>
      <w:bookmarkEnd w:id="306"/>
      <w:bookmarkEnd w:id="307"/>
      <w:bookmarkEnd w:id="308"/>
      <w:bookmarkEnd w:id="309"/>
      <w:bookmarkEnd w:id="310"/>
      <w:r w:rsidRPr="001D5ED4">
        <w:rPr>
          <w:rFonts w:hint="eastAsia"/>
        </w:rPr>
        <w:t>G</w:t>
      </w:r>
      <w:r>
        <w:t>3RMXDB</w:t>
      </w:r>
      <w:r>
        <w:rPr>
          <w:rFonts w:hint="eastAsia"/>
        </w:rPr>
        <w:t>服务器</w:t>
      </w:r>
      <w:r w:rsidR="00262301">
        <w:rPr>
          <w:rFonts w:hint="eastAsia"/>
        </w:rPr>
        <w:t>备机</w:t>
      </w:r>
      <w:r>
        <w:rPr>
          <w:rFonts w:hint="eastAsia"/>
        </w:rPr>
        <w:t>重启</w:t>
      </w:r>
      <w:bookmarkEnd w:id="311"/>
    </w:p>
    <w:p w:rsidR="001F25F3" w:rsidRDefault="001F25F3" w:rsidP="00546D9C">
      <w:pPr>
        <w:pStyle w:val="20"/>
        <w:numPr>
          <w:ilvl w:val="1"/>
          <w:numId w:val="55"/>
        </w:numPr>
      </w:pPr>
      <w:bookmarkStart w:id="312" w:name="_Toc78146525"/>
      <w:r>
        <w:t>系统列表</w:t>
      </w:r>
      <w:bookmarkEnd w:id="312"/>
      <w:r>
        <w:rPr>
          <w:rFonts w:hint="eastAsia"/>
        </w:rPr>
        <w:t xml:space="preserve"> </w:t>
      </w:r>
    </w:p>
    <w:tbl>
      <w:tblPr>
        <w:tblW w:w="4540" w:type="dxa"/>
        <w:tblInd w:w="93" w:type="dxa"/>
        <w:tblLook w:val="04A0" w:firstRow="1" w:lastRow="0" w:firstColumn="1" w:lastColumn="0" w:noHBand="0" w:noVBand="1"/>
      </w:tblPr>
      <w:tblGrid>
        <w:gridCol w:w="2400"/>
        <w:gridCol w:w="2140"/>
      </w:tblGrid>
      <w:tr w:rsidR="001F25F3" w:rsidRPr="00A0046C" w:rsidTr="00184664">
        <w:trPr>
          <w:trHeight w:val="285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25F3" w:rsidRPr="008B2E55" w:rsidRDefault="001F25F3" w:rsidP="00184664">
            <w:pPr>
              <w:rPr>
                <w:sz w:val="24"/>
              </w:rPr>
            </w:pPr>
            <w:r w:rsidRPr="008B2E55">
              <w:rPr>
                <w:rFonts w:hint="eastAsia"/>
                <w:sz w:val="24"/>
              </w:rPr>
              <w:t>主机名</w:t>
            </w:r>
          </w:p>
        </w:tc>
        <w:tc>
          <w:tcPr>
            <w:tcW w:w="2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25F3" w:rsidRPr="008B2E55" w:rsidRDefault="001F25F3" w:rsidP="00184664">
            <w:pPr>
              <w:rPr>
                <w:sz w:val="24"/>
              </w:rPr>
            </w:pPr>
            <w:r w:rsidRPr="008B2E55">
              <w:rPr>
                <w:rFonts w:hint="eastAsia"/>
                <w:sz w:val="24"/>
              </w:rPr>
              <w:t>IP</w:t>
            </w:r>
            <w:r w:rsidRPr="008B2E55">
              <w:rPr>
                <w:rFonts w:hint="eastAsia"/>
                <w:sz w:val="24"/>
              </w:rPr>
              <w:t>地址</w:t>
            </w:r>
          </w:p>
        </w:tc>
      </w:tr>
      <w:tr w:rsidR="001F25F3" w:rsidTr="00546D9C">
        <w:trPr>
          <w:trHeight w:val="285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25F3" w:rsidRPr="008B2E55" w:rsidRDefault="001F25F3" w:rsidP="001F25F3">
            <w:pPr>
              <w:rPr>
                <w:sz w:val="24"/>
              </w:rPr>
            </w:pPr>
            <w:r w:rsidRPr="00184664">
              <w:rPr>
                <w:sz w:val="24"/>
              </w:rPr>
              <w:t>G3RMXDB01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25F3" w:rsidRPr="008B2E55" w:rsidRDefault="001F25F3" w:rsidP="001F25F3">
            <w:pPr>
              <w:rPr>
                <w:sz w:val="24"/>
              </w:rPr>
            </w:pPr>
            <w:r w:rsidRPr="00184664">
              <w:rPr>
                <w:sz w:val="24"/>
              </w:rPr>
              <w:t>4.190.80.111</w:t>
            </w:r>
          </w:p>
        </w:tc>
      </w:tr>
      <w:tr w:rsidR="001F25F3" w:rsidTr="00184664">
        <w:trPr>
          <w:trHeight w:val="285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25F3" w:rsidRPr="008B2E55" w:rsidRDefault="001F25F3" w:rsidP="001F25F3">
            <w:pPr>
              <w:rPr>
                <w:sz w:val="24"/>
              </w:rPr>
            </w:pPr>
            <w:r w:rsidRPr="00184664">
              <w:rPr>
                <w:sz w:val="24"/>
              </w:rPr>
              <w:t>G3RMXDB02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F25F3" w:rsidRPr="008B2E55" w:rsidRDefault="001F25F3" w:rsidP="001F25F3">
            <w:pPr>
              <w:rPr>
                <w:sz w:val="24"/>
              </w:rPr>
            </w:pPr>
            <w:r w:rsidRPr="00184664">
              <w:rPr>
                <w:sz w:val="24"/>
              </w:rPr>
              <w:t>4.190.80.112</w:t>
            </w:r>
          </w:p>
        </w:tc>
      </w:tr>
      <w:tr w:rsidR="001F25F3" w:rsidTr="00184664">
        <w:trPr>
          <w:trHeight w:val="285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F25F3" w:rsidRPr="008B2E55" w:rsidRDefault="001F25F3" w:rsidP="001F25F3">
            <w:pPr>
              <w:rPr>
                <w:sz w:val="24"/>
              </w:rPr>
            </w:pPr>
            <w:r w:rsidRPr="00184664">
              <w:rPr>
                <w:sz w:val="24"/>
              </w:rPr>
              <w:t>G3RMXDB</w:t>
            </w:r>
            <w:r w:rsidRPr="00184664">
              <w:rPr>
                <w:rFonts w:hint="eastAsia"/>
                <w:sz w:val="24"/>
              </w:rPr>
              <w:t>（</w:t>
            </w:r>
            <w:r w:rsidRPr="00184664">
              <w:rPr>
                <w:sz w:val="24"/>
              </w:rPr>
              <w:t>VIP</w:t>
            </w:r>
            <w:r w:rsidRPr="00184664">
              <w:rPr>
                <w:rFonts w:hint="eastAsia"/>
                <w:sz w:val="24"/>
              </w:rPr>
              <w:t>）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F25F3" w:rsidRPr="008B2E55" w:rsidRDefault="001F25F3" w:rsidP="001F25F3">
            <w:pPr>
              <w:rPr>
                <w:sz w:val="24"/>
              </w:rPr>
            </w:pPr>
            <w:r w:rsidRPr="00184664">
              <w:rPr>
                <w:sz w:val="24"/>
              </w:rPr>
              <w:t>4.190.80.113</w:t>
            </w:r>
          </w:p>
        </w:tc>
      </w:tr>
    </w:tbl>
    <w:p w:rsidR="001F25F3" w:rsidRPr="00184664" w:rsidRDefault="001F25F3" w:rsidP="001F25F3">
      <w:pPr>
        <w:rPr>
          <w:sz w:val="24"/>
        </w:rPr>
      </w:pPr>
    </w:p>
    <w:p w:rsidR="001F25F3" w:rsidRDefault="001F25F3" w:rsidP="00546D9C">
      <w:pPr>
        <w:pStyle w:val="20"/>
        <w:numPr>
          <w:ilvl w:val="1"/>
          <w:numId w:val="55"/>
        </w:numPr>
      </w:pPr>
      <w:bookmarkStart w:id="313" w:name="_Toc78146526"/>
      <w:r>
        <w:rPr>
          <w:rFonts w:hint="eastAsia"/>
        </w:rPr>
        <w:t>重启前操作</w:t>
      </w:r>
      <w:bookmarkEnd w:id="313"/>
    </w:p>
    <w:p w:rsidR="00287D13" w:rsidRPr="00287D13" w:rsidRDefault="00287D13" w:rsidP="00546D9C">
      <w:pPr>
        <w:pStyle w:val="a6"/>
        <w:ind w:left="425" w:firstLineChars="0" w:firstLine="0"/>
        <w:rPr>
          <w:b/>
          <w:color w:val="FF0000"/>
          <w:sz w:val="22"/>
        </w:rPr>
      </w:pPr>
      <w:r w:rsidRPr="00287D13">
        <w:rPr>
          <w:b/>
          <w:color w:val="FF0000"/>
          <w:sz w:val="22"/>
          <w:highlight w:val="yellow"/>
        </w:rPr>
        <w:t>注</w:t>
      </w:r>
      <w:r w:rsidRPr="00287D13">
        <w:rPr>
          <w:rFonts w:hint="eastAsia"/>
          <w:b/>
          <w:color w:val="FF0000"/>
          <w:sz w:val="22"/>
          <w:highlight w:val="yellow"/>
        </w:rPr>
        <w:t>：</w:t>
      </w:r>
      <w:r w:rsidRPr="00287D13">
        <w:rPr>
          <w:b/>
          <w:color w:val="FF0000"/>
          <w:sz w:val="22"/>
          <w:highlight w:val="yellow"/>
        </w:rPr>
        <w:t>所有重启操作避开整点</w:t>
      </w:r>
      <w:r w:rsidRPr="00287D13">
        <w:rPr>
          <w:rFonts w:hint="eastAsia"/>
          <w:b/>
          <w:color w:val="FF0000"/>
          <w:sz w:val="22"/>
          <w:highlight w:val="yellow"/>
        </w:rPr>
        <w:t>，</w:t>
      </w:r>
      <w:r w:rsidRPr="00287D13">
        <w:rPr>
          <w:b/>
          <w:color w:val="FF0000"/>
          <w:sz w:val="22"/>
          <w:highlight w:val="yellow"/>
        </w:rPr>
        <w:t>暂定义安全时间段为</w:t>
      </w:r>
      <w:r w:rsidRPr="00287D13">
        <w:rPr>
          <w:rFonts w:hint="eastAsia"/>
          <w:b/>
          <w:color w:val="FF0000"/>
          <w:sz w:val="22"/>
          <w:highlight w:val="yellow"/>
        </w:rPr>
        <w:t>2:1</w:t>
      </w:r>
      <w:r w:rsidRPr="00287D13">
        <w:rPr>
          <w:b/>
          <w:color w:val="FF0000"/>
          <w:sz w:val="22"/>
          <w:highlight w:val="yellow"/>
        </w:rPr>
        <w:t>5-2</w:t>
      </w:r>
      <w:r w:rsidRPr="00287D13">
        <w:rPr>
          <w:rFonts w:hint="eastAsia"/>
          <w:b/>
          <w:color w:val="FF0000"/>
          <w:sz w:val="22"/>
          <w:highlight w:val="yellow"/>
        </w:rPr>
        <w:t>:4</w:t>
      </w:r>
      <w:r w:rsidRPr="00287D13">
        <w:rPr>
          <w:b/>
          <w:color w:val="FF0000"/>
          <w:sz w:val="22"/>
          <w:highlight w:val="yellow"/>
        </w:rPr>
        <w:t>5</w:t>
      </w:r>
      <w:r w:rsidRPr="00287D13">
        <w:rPr>
          <w:rFonts w:hint="eastAsia"/>
          <w:b/>
          <w:color w:val="FF0000"/>
          <w:sz w:val="22"/>
          <w:highlight w:val="yellow"/>
        </w:rPr>
        <w:t>、</w:t>
      </w:r>
      <w:r w:rsidRPr="00287D13">
        <w:rPr>
          <w:rFonts w:hint="eastAsia"/>
          <w:b/>
          <w:color w:val="FF0000"/>
          <w:sz w:val="22"/>
          <w:highlight w:val="yellow"/>
        </w:rPr>
        <w:t>3:1</w:t>
      </w:r>
      <w:r w:rsidRPr="00287D13">
        <w:rPr>
          <w:b/>
          <w:color w:val="FF0000"/>
          <w:sz w:val="22"/>
          <w:highlight w:val="yellow"/>
        </w:rPr>
        <w:t>5-3</w:t>
      </w:r>
      <w:r w:rsidRPr="00287D13">
        <w:rPr>
          <w:rFonts w:hint="eastAsia"/>
          <w:b/>
          <w:color w:val="FF0000"/>
          <w:sz w:val="22"/>
          <w:highlight w:val="yellow"/>
        </w:rPr>
        <w:t>:4</w:t>
      </w:r>
      <w:r w:rsidRPr="00287D13">
        <w:rPr>
          <w:b/>
          <w:color w:val="FF0000"/>
          <w:sz w:val="22"/>
          <w:highlight w:val="yellow"/>
        </w:rPr>
        <w:t>5</w:t>
      </w:r>
      <w:r w:rsidRPr="00287D13">
        <w:rPr>
          <w:rFonts w:hint="eastAsia"/>
          <w:b/>
          <w:color w:val="FF0000"/>
          <w:sz w:val="22"/>
          <w:highlight w:val="yellow"/>
        </w:rPr>
        <w:t>，</w:t>
      </w:r>
      <w:r w:rsidRPr="00287D13">
        <w:rPr>
          <w:b/>
          <w:color w:val="FF0000"/>
          <w:sz w:val="22"/>
          <w:highlight w:val="yellow"/>
        </w:rPr>
        <w:t>重启操作在此时间段执行</w:t>
      </w:r>
      <w:r w:rsidRPr="00287D13">
        <w:rPr>
          <w:rFonts w:hint="eastAsia"/>
          <w:b/>
          <w:color w:val="FF0000"/>
          <w:sz w:val="22"/>
          <w:highlight w:val="yellow"/>
        </w:rPr>
        <w:t>。</w:t>
      </w:r>
    </w:p>
    <w:p w:rsidR="00287D13" w:rsidRPr="00546D9C" w:rsidRDefault="00287D13" w:rsidP="00546D9C"/>
    <w:p w:rsidR="001F25F3" w:rsidRPr="00184664" w:rsidRDefault="001F25F3" w:rsidP="001F25F3">
      <w:pPr>
        <w:ind w:firstLine="420"/>
        <w:rPr>
          <w:b/>
        </w:rPr>
      </w:pPr>
      <w:r w:rsidRPr="00184664">
        <w:rPr>
          <w:b/>
        </w:rPr>
        <w:t>1</w:t>
      </w:r>
      <w:r w:rsidRPr="00184664">
        <w:rPr>
          <w:rFonts w:hint="eastAsia"/>
          <w:b/>
        </w:rPr>
        <w:t>）确认待重启节点服务运行情况</w:t>
      </w:r>
    </w:p>
    <w:p w:rsidR="001F25F3" w:rsidRPr="001F25F3" w:rsidRDefault="001F25F3" w:rsidP="001F25F3"/>
    <w:p w:rsidR="001F25F3" w:rsidRDefault="001F25F3" w:rsidP="001F25F3">
      <w:pPr>
        <w:pStyle w:val="a6"/>
        <w:ind w:left="425" w:firstLineChars="0" w:firstLine="0"/>
      </w:pPr>
      <w:r w:rsidRPr="00171756">
        <w:rPr>
          <w:rFonts w:hint="eastAsia"/>
          <w:sz w:val="24"/>
          <w:szCs w:val="24"/>
        </w:rPr>
        <w:t>使用</w:t>
      </w:r>
      <w:r w:rsidRPr="00171756">
        <w:rPr>
          <w:rFonts w:hint="eastAsia"/>
          <w:sz w:val="24"/>
          <w:szCs w:val="24"/>
        </w:rPr>
        <w:t>betadmin</w:t>
      </w:r>
      <w:r w:rsidRPr="00171756">
        <w:rPr>
          <w:rFonts w:hint="eastAsia"/>
          <w:sz w:val="24"/>
          <w:szCs w:val="24"/>
        </w:rPr>
        <w:t>用户登录</w:t>
      </w:r>
      <w:r>
        <w:t>RMXDB</w:t>
      </w:r>
      <w:r>
        <w:rPr>
          <w:rFonts w:hint="eastAsia"/>
          <w:sz w:val="24"/>
          <w:szCs w:val="24"/>
        </w:rPr>
        <w:t>待重启节点，切换至</w:t>
      </w:r>
      <w:r w:rsidRPr="00171756">
        <w:rPr>
          <w:rFonts w:hint="eastAsia"/>
          <w:sz w:val="24"/>
          <w:szCs w:val="24"/>
        </w:rPr>
        <w:t>root</w:t>
      </w:r>
      <w:r w:rsidRPr="00171756">
        <w:rPr>
          <w:rFonts w:hint="eastAsia"/>
          <w:sz w:val="24"/>
          <w:szCs w:val="24"/>
        </w:rPr>
        <w:t>执行如下命令：</w:t>
      </w:r>
      <w:r w:rsidRPr="00072438" w:rsidDel="00171756">
        <w:rPr>
          <w:rFonts w:hint="eastAsia"/>
          <w:sz w:val="24"/>
          <w:szCs w:val="24"/>
        </w:rPr>
        <w:t xml:space="preserve"> </w:t>
      </w:r>
    </w:p>
    <w:p w:rsidR="001F25F3" w:rsidRDefault="001F25F3" w:rsidP="001F25F3">
      <w:pPr>
        <w:pStyle w:val="a6"/>
        <w:ind w:left="425" w:firstLineChars="0" w:firstLine="0"/>
      </w:pPr>
      <w:r>
        <w:rPr>
          <w:noProof/>
        </w:rPr>
        <mc:AlternateContent>
          <mc:Choice Requires="wps">
            <w:drawing>
              <wp:inline distT="0" distB="0" distL="0" distR="0" wp14:anchorId="6C1E1B71" wp14:editId="5A0FB9FB">
                <wp:extent cx="5274310" cy="387350"/>
                <wp:effectExtent l="12700" t="6985" r="8890" b="13970"/>
                <wp:docPr id="36" name="文本框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7431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F25F3" w:rsidRPr="00072438" w:rsidRDefault="001F25F3" w:rsidP="001F25F3">
                            <w:pPr>
                              <w:pStyle w:val="a6"/>
                              <w:spacing w:line="360" w:lineRule="auto"/>
                              <w:ind w:firstLineChars="0" w:firstLine="0"/>
                              <w:rPr>
                                <w:sz w:val="24"/>
                                <w:szCs w:val="24"/>
                              </w:rPr>
                            </w:pPr>
                            <w:r w:rsidRPr="00072438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clustat -l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1CC2DC2" id="_x0000_s1057" type="#_x0000_t202" style="width:415.3pt;height:3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">
                <v:textbox style="mso-fit-shape-to-text:t">
                  <w:txbxContent>
                    <w:p w:rsidR="001F25F3" w:rsidRPr="00072438" w:rsidRDefault="001F25F3" w:rsidP="001F25F3">
                      <w:pPr>
                        <w:pStyle w:val="a6"/>
                        <w:spacing w:line="360" w:lineRule="auto"/>
                        <w:ind w:firstLineChars="0" w:firstLine="0"/>
                        <w:rPr>
                          <w:sz w:val="24"/>
                          <w:szCs w:val="24"/>
                        </w:rPr>
                      </w:pPr>
                      <w:r w:rsidRPr="00072438">
                        <w:rPr>
                          <w:rFonts w:hint="eastAsia"/>
                          <w:sz w:val="24"/>
                          <w:szCs w:val="24"/>
                        </w:rPr>
                        <w:t>clustat -l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1F25F3" w:rsidRPr="000D13F3" w:rsidRDefault="001F25F3" w:rsidP="001F25F3">
      <w:pPr>
        <w:pStyle w:val="a6"/>
        <w:ind w:left="425" w:firstLineChars="0" w:firstLine="0"/>
      </w:pPr>
      <w:r>
        <w:rPr>
          <w:noProof/>
        </w:rPr>
        <w:drawing>
          <wp:inline distT="0" distB="0" distL="0" distR="0" wp14:anchorId="285EBCCF" wp14:editId="557E16E2">
            <wp:extent cx="5274310" cy="2626360"/>
            <wp:effectExtent l="0" t="0" r="2540" b="2540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5F3" w:rsidRDefault="001F25F3" w:rsidP="001F25F3">
      <w:pPr>
        <w:pStyle w:val="a6"/>
        <w:ind w:left="425" w:firstLineChars="0" w:firstLine="0"/>
        <w:rPr>
          <w:kern w:val="0"/>
        </w:rPr>
      </w:pPr>
      <w:r w:rsidRPr="00171756">
        <w:rPr>
          <w:rFonts w:hint="eastAsia"/>
        </w:rPr>
        <w:t>如上图标识位置实例的实际分布情况显示为</w:t>
      </w:r>
      <w:r>
        <w:rPr>
          <w:sz w:val="24"/>
          <w:szCs w:val="24"/>
        </w:rPr>
        <w:t>g3rmxdbhb1</w:t>
      </w:r>
      <w:r w:rsidRPr="00715BB8">
        <w:rPr>
          <w:rFonts w:hint="eastAsia"/>
          <w:sz w:val="24"/>
          <w:szCs w:val="24"/>
        </w:rPr>
        <w:t>或</w:t>
      </w:r>
      <w:r w:rsidRPr="00715BB8">
        <w:rPr>
          <w:sz w:val="24"/>
          <w:szCs w:val="24"/>
        </w:rPr>
        <w:t>g3rmxdbhb2</w:t>
      </w:r>
      <w:r w:rsidRPr="00715BB8">
        <w:rPr>
          <w:rFonts w:hint="eastAsia"/>
          <w:sz w:val="24"/>
          <w:szCs w:val="24"/>
        </w:rPr>
        <w:t>，当</w:t>
      </w:r>
      <w:r w:rsidRPr="00715BB8">
        <w:rPr>
          <w:rFonts w:hint="eastAsia"/>
          <w:sz w:val="24"/>
          <w:szCs w:val="24"/>
        </w:rPr>
        <w:t>owner</w:t>
      </w:r>
      <w:r w:rsidRPr="00715BB8">
        <w:rPr>
          <w:rFonts w:hint="eastAsia"/>
          <w:sz w:val="24"/>
          <w:szCs w:val="24"/>
        </w:rPr>
        <w:t>为</w:t>
      </w:r>
      <w:r>
        <w:rPr>
          <w:sz w:val="24"/>
          <w:szCs w:val="24"/>
        </w:rPr>
        <w:t>g3rmxdbhb1</w:t>
      </w:r>
      <w:r w:rsidRPr="00715BB8">
        <w:rPr>
          <w:rFonts w:hint="eastAsia"/>
          <w:sz w:val="24"/>
          <w:szCs w:val="24"/>
        </w:rPr>
        <w:t>表示当前实例运行在</w:t>
      </w:r>
      <w:r w:rsidRPr="00715BB8">
        <w:rPr>
          <w:rFonts w:hint="eastAsia"/>
          <w:sz w:val="24"/>
          <w:szCs w:val="24"/>
        </w:rPr>
        <w:t>01</w:t>
      </w:r>
      <w:r w:rsidRPr="00715BB8">
        <w:rPr>
          <w:rFonts w:hint="eastAsia"/>
          <w:sz w:val="24"/>
          <w:szCs w:val="24"/>
        </w:rPr>
        <w:t>节点，当</w:t>
      </w:r>
      <w:r w:rsidRPr="00715BB8">
        <w:rPr>
          <w:rFonts w:hint="eastAsia"/>
          <w:sz w:val="24"/>
          <w:szCs w:val="24"/>
        </w:rPr>
        <w:t>owner</w:t>
      </w:r>
      <w:r w:rsidRPr="00715BB8">
        <w:rPr>
          <w:rFonts w:hint="eastAsia"/>
          <w:sz w:val="24"/>
          <w:szCs w:val="24"/>
        </w:rPr>
        <w:t>为</w:t>
      </w:r>
      <w:r>
        <w:rPr>
          <w:sz w:val="24"/>
          <w:szCs w:val="24"/>
        </w:rPr>
        <w:t>g3rmxdbh</w:t>
      </w:r>
      <w:r>
        <w:rPr>
          <w:sz w:val="24"/>
          <w:szCs w:val="24"/>
        </w:rPr>
        <w:tab/>
        <w:t>b2</w:t>
      </w:r>
      <w:r w:rsidRPr="00715BB8">
        <w:rPr>
          <w:rFonts w:hint="eastAsia"/>
          <w:sz w:val="24"/>
          <w:szCs w:val="24"/>
        </w:rPr>
        <w:t>表示当前实例运行在</w:t>
      </w:r>
      <w:r w:rsidRPr="00715BB8">
        <w:rPr>
          <w:rFonts w:hint="eastAsia"/>
          <w:sz w:val="24"/>
          <w:szCs w:val="24"/>
        </w:rPr>
        <w:t>02</w:t>
      </w:r>
      <w:r w:rsidRPr="00715BB8">
        <w:rPr>
          <w:rFonts w:hint="eastAsia"/>
          <w:sz w:val="24"/>
          <w:szCs w:val="24"/>
        </w:rPr>
        <w:t>节点。</w:t>
      </w:r>
      <w:r w:rsidRPr="00171756">
        <w:rPr>
          <w:rFonts w:hint="eastAsia"/>
        </w:rPr>
        <w:t>查看实例分布情况</w:t>
      </w:r>
      <w:r>
        <w:rPr>
          <w:rFonts w:hint="eastAsia"/>
          <w:kern w:val="0"/>
        </w:rPr>
        <w:t>，如实例运行所在节点与安排重启的节点非同一节点，则执行后续重启步骤。</w:t>
      </w:r>
    </w:p>
    <w:p w:rsidR="001F25F3" w:rsidRDefault="001F25F3" w:rsidP="001F25F3">
      <w:pPr>
        <w:pStyle w:val="a6"/>
        <w:ind w:left="425" w:firstLineChars="0" w:firstLine="0"/>
        <w:rPr>
          <w:kern w:val="0"/>
        </w:rPr>
      </w:pPr>
    </w:p>
    <w:p w:rsidR="001F25F3" w:rsidRDefault="001F25F3" w:rsidP="001F25F3">
      <w:pPr>
        <w:ind w:firstLine="420"/>
        <w:rPr>
          <w:b/>
        </w:rPr>
      </w:pPr>
      <w:r>
        <w:rPr>
          <w:b/>
        </w:rPr>
        <w:t>2</w:t>
      </w:r>
      <w:r>
        <w:rPr>
          <w:rFonts w:hint="eastAsia"/>
          <w:b/>
        </w:rPr>
        <w:t>）停止集群资源服务及集群基础服务：</w:t>
      </w:r>
    </w:p>
    <w:p w:rsidR="001F25F3" w:rsidRDefault="001F25F3" w:rsidP="001F25F3">
      <w:pPr>
        <w:ind w:left="420" w:firstLine="420"/>
      </w:pPr>
      <w:r>
        <w:rPr>
          <w:rFonts w:hint="eastAsia"/>
        </w:rPr>
        <w:t>在</w:t>
      </w:r>
      <w:r>
        <w:rPr>
          <w:rFonts w:hint="eastAsia"/>
        </w:rPr>
        <w:t>RMXDB</w:t>
      </w:r>
      <w:r>
        <w:rPr>
          <w:rFonts w:hint="eastAsia"/>
        </w:rPr>
        <w:t>待重启节点，保持使用</w:t>
      </w:r>
      <w:r>
        <w:t>root</w:t>
      </w:r>
      <w:r>
        <w:rPr>
          <w:rFonts w:hint="eastAsia"/>
        </w:rPr>
        <w:t>用户，依次执行以下命令停止主机集群资源服务及集群基础服务：</w:t>
      </w:r>
    </w:p>
    <w:tbl>
      <w:tblPr>
        <w:tblStyle w:val="ab"/>
        <w:tblpPr w:leftFromText="180" w:rightFromText="180" w:vertAnchor="text" w:horzAnchor="margin" w:tblpY="16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F25F3" w:rsidTr="00184664">
        <w:tc>
          <w:tcPr>
            <w:tcW w:w="85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25F3" w:rsidRDefault="001F25F3" w:rsidP="00184664">
            <w:pPr>
              <w:spacing w:line="360" w:lineRule="auto"/>
            </w:pPr>
            <w:r>
              <w:t>service rgmanager stop</w:t>
            </w:r>
          </w:p>
          <w:p w:rsidR="001F25F3" w:rsidRDefault="001F25F3" w:rsidP="00184664">
            <w:pPr>
              <w:spacing w:line="360" w:lineRule="auto"/>
            </w:pPr>
            <w:r>
              <w:t>service cman stop</w:t>
            </w:r>
          </w:p>
        </w:tc>
      </w:tr>
    </w:tbl>
    <w:p w:rsidR="001F25F3" w:rsidRDefault="001F25F3" w:rsidP="001F25F3"/>
    <w:p w:rsidR="001F25F3" w:rsidRDefault="001F25F3" w:rsidP="00546D9C">
      <w:pPr>
        <w:pStyle w:val="20"/>
        <w:numPr>
          <w:ilvl w:val="1"/>
          <w:numId w:val="55"/>
        </w:numPr>
      </w:pPr>
      <w:bookmarkStart w:id="314" w:name="_Toc78146527"/>
      <w:r>
        <w:rPr>
          <w:rFonts w:hint="eastAsia"/>
        </w:rPr>
        <w:t>重启服务器</w:t>
      </w:r>
      <w:bookmarkEnd w:id="314"/>
    </w:p>
    <w:p w:rsidR="001F25F3" w:rsidRPr="00184664" w:rsidRDefault="001F25F3" w:rsidP="001F25F3">
      <w:pPr>
        <w:ind w:left="420" w:firstLine="420"/>
        <w:rPr>
          <w:sz w:val="24"/>
          <w:szCs w:val="24"/>
        </w:rPr>
      </w:pPr>
      <w:r w:rsidRPr="00184664">
        <w:rPr>
          <w:sz w:val="24"/>
          <w:szCs w:val="24"/>
        </w:rPr>
        <w:t>1</w:t>
      </w:r>
      <w:r w:rsidRPr="00184664">
        <w:rPr>
          <w:rFonts w:hint="eastAsia"/>
          <w:sz w:val="24"/>
          <w:szCs w:val="24"/>
        </w:rPr>
        <w:t>）在待重启节点上保持当前用户为</w:t>
      </w:r>
      <w:r w:rsidRPr="00184664">
        <w:rPr>
          <w:sz w:val="24"/>
          <w:szCs w:val="24"/>
        </w:rPr>
        <w:t>root</w:t>
      </w:r>
      <w:r w:rsidRPr="00184664">
        <w:rPr>
          <w:rFonts w:hint="eastAsia"/>
          <w:sz w:val="24"/>
          <w:szCs w:val="24"/>
        </w:rPr>
        <w:t>（否则使用</w:t>
      </w:r>
      <w:r w:rsidRPr="00184664">
        <w:rPr>
          <w:sz w:val="24"/>
          <w:szCs w:val="24"/>
        </w:rPr>
        <w:t>betadmin</w:t>
      </w:r>
      <w:r w:rsidRPr="00184664">
        <w:rPr>
          <w:rFonts w:hint="eastAsia"/>
          <w:sz w:val="24"/>
          <w:szCs w:val="24"/>
        </w:rPr>
        <w:t>用户登录</w:t>
      </w:r>
      <w:r w:rsidRPr="00184664">
        <w:rPr>
          <w:sz w:val="24"/>
          <w:szCs w:val="24"/>
        </w:rPr>
        <w:t>putty</w:t>
      </w:r>
      <w:r w:rsidRPr="00184664">
        <w:rPr>
          <w:rFonts w:hint="eastAsia"/>
          <w:sz w:val="24"/>
          <w:szCs w:val="24"/>
        </w:rPr>
        <w:t>，切换至</w:t>
      </w:r>
      <w:r w:rsidRPr="00184664">
        <w:rPr>
          <w:sz w:val="24"/>
          <w:szCs w:val="24"/>
        </w:rPr>
        <w:t>root</w:t>
      </w:r>
      <w:r w:rsidRPr="00184664">
        <w:rPr>
          <w:rFonts w:hint="eastAsia"/>
          <w:sz w:val="24"/>
          <w:szCs w:val="24"/>
        </w:rPr>
        <w:t>用户），执行如下命令重启系统：</w:t>
      </w:r>
    </w:p>
    <w:p w:rsidR="001F25F3" w:rsidRDefault="001F25F3" w:rsidP="001F25F3">
      <w:pPr>
        <w:ind w:firstLineChars="202" w:firstLine="424"/>
      </w:pPr>
      <w:r>
        <w:rPr>
          <w:noProof/>
        </w:rPr>
        <mc:AlternateContent>
          <mc:Choice Requires="wps">
            <w:drawing>
              <wp:inline distT="0" distB="0" distL="0" distR="0" wp14:anchorId="6140B317" wp14:editId="0A237524">
                <wp:extent cx="5072932" cy="341630"/>
                <wp:effectExtent l="0" t="0" r="13970" b="20320"/>
                <wp:docPr id="75" name="文本框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72932" cy="341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F25F3" w:rsidRDefault="001F25F3" w:rsidP="001F25F3">
                            <w:pPr>
                              <w:pStyle w:val="a6"/>
                              <w:spacing w:line="360" w:lineRule="auto"/>
                              <w:ind w:firstLineChars="0" w:firstLine="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reboot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0197B0E" id="文本框 75" o:spid="_x0000_s1058" type="#_x0000_t202" style="width:399.45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">
                <v:textbox>
                  <w:txbxContent>
                    <w:p w:rsidR="001F25F3" w:rsidRDefault="001F25F3" w:rsidP="001F25F3">
                      <w:pPr>
                        <w:pStyle w:val="a6"/>
                        <w:spacing w:line="360" w:lineRule="auto"/>
                        <w:ind w:firstLineChars="0" w:firstLine="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reboot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1F25F3" w:rsidRPr="00184664" w:rsidRDefault="001F25F3" w:rsidP="001F25F3">
      <w:pPr>
        <w:ind w:left="420" w:firstLine="420"/>
        <w:rPr>
          <w:sz w:val="24"/>
          <w:szCs w:val="24"/>
        </w:rPr>
      </w:pPr>
      <w:r w:rsidRPr="00184664">
        <w:rPr>
          <w:sz w:val="24"/>
          <w:szCs w:val="24"/>
        </w:rPr>
        <w:t>2</w:t>
      </w:r>
      <w:r w:rsidRPr="00184664">
        <w:rPr>
          <w:rFonts w:hint="eastAsia"/>
          <w:sz w:val="24"/>
          <w:szCs w:val="24"/>
        </w:rPr>
        <w:t>）待系统重新启动后，使用</w:t>
      </w:r>
      <w:r w:rsidRPr="00184664">
        <w:rPr>
          <w:sz w:val="24"/>
          <w:szCs w:val="24"/>
        </w:rPr>
        <w:t>betadmin</w:t>
      </w:r>
      <w:r w:rsidRPr="00184664">
        <w:rPr>
          <w:rFonts w:hint="eastAsia"/>
          <w:sz w:val="24"/>
          <w:szCs w:val="24"/>
        </w:rPr>
        <w:t>用户登录重启的服务器并切换到</w:t>
      </w:r>
      <w:r w:rsidRPr="00184664">
        <w:rPr>
          <w:sz w:val="24"/>
          <w:szCs w:val="24"/>
        </w:rPr>
        <w:t>root</w:t>
      </w:r>
      <w:r w:rsidRPr="00184664">
        <w:rPr>
          <w:rFonts w:hint="eastAsia"/>
          <w:sz w:val="24"/>
          <w:szCs w:val="24"/>
        </w:rPr>
        <w:t>用户，执行命令查看</w:t>
      </w:r>
      <w:r w:rsidRPr="00184664">
        <w:rPr>
          <w:sz w:val="24"/>
          <w:szCs w:val="24"/>
        </w:rPr>
        <w:t>cluster</w:t>
      </w:r>
      <w:r w:rsidRPr="00184664">
        <w:rPr>
          <w:rFonts w:hint="eastAsia"/>
          <w:sz w:val="24"/>
          <w:szCs w:val="24"/>
        </w:rPr>
        <w:t>状态：</w:t>
      </w:r>
    </w:p>
    <w:tbl>
      <w:tblPr>
        <w:tblStyle w:val="ab"/>
        <w:tblW w:w="8296" w:type="dxa"/>
        <w:tblInd w:w="500" w:type="dxa"/>
        <w:tblLook w:val="04A0" w:firstRow="1" w:lastRow="0" w:firstColumn="1" w:lastColumn="0" w:noHBand="0" w:noVBand="1"/>
      </w:tblPr>
      <w:tblGrid>
        <w:gridCol w:w="8296"/>
      </w:tblGrid>
      <w:tr w:rsidR="001F25F3" w:rsidTr="00184664">
        <w:tc>
          <w:tcPr>
            <w:tcW w:w="82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25F3" w:rsidRDefault="001F25F3" w:rsidP="00184664">
            <w:pPr>
              <w:pStyle w:val="a6"/>
              <w:spacing w:line="360" w:lineRule="auto"/>
              <w:ind w:firstLineChars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clustat -l</w:t>
            </w:r>
          </w:p>
        </w:tc>
      </w:tr>
    </w:tbl>
    <w:p w:rsidR="001F25F3" w:rsidRPr="00184664" w:rsidRDefault="001F25F3" w:rsidP="001F25F3">
      <w:pPr>
        <w:ind w:left="426" w:firstLine="414"/>
        <w:rPr>
          <w:sz w:val="24"/>
          <w:szCs w:val="24"/>
        </w:rPr>
      </w:pPr>
      <w:r w:rsidRPr="00184664">
        <w:rPr>
          <w:rFonts w:hint="eastAsia"/>
          <w:sz w:val="24"/>
          <w:szCs w:val="24"/>
        </w:rPr>
        <w:t>如果</w:t>
      </w:r>
      <w:r w:rsidRPr="00184664">
        <w:rPr>
          <w:sz w:val="24"/>
          <w:szCs w:val="24"/>
        </w:rPr>
        <w:t>Current State</w:t>
      </w:r>
      <w:r w:rsidRPr="00184664">
        <w:rPr>
          <w:rFonts w:hint="eastAsia"/>
          <w:sz w:val="24"/>
          <w:szCs w:val="24"/>
        </w:rPr>
        <w:t>为“</w:t>
      </w:r>
      <w:r w:rsidRPr="00184664">
        <w:rPr>
          <w:sz w:val="24"/>
          <w:szCs w:val="24"/>
        </w:rPr>
        <w:t>started</w:t>
      </w:r>
      <w:r w:rsidRPr="00184664">
        <w:rPr>
          <w:rFonts w:hint="eastAsia"/>
          <w:sz w:val="24"/>
          <w:szCs w:val="24"/>
        </w:rPr>
        <w:t>”且所有资源为</w:t>
      </w:r>
      <w:r w:rsidRPr="00184664">
        <w:rPr>
          <w:sz w:val="24"/>
          <w:szCs w:val="24"/>
        </w:rPr>
        <w:t>online</w:t>
      </w:r>
      <w:r w:rsidRPr="00184664">
        <w:rPr>
          <w:rFonts w:hint="eastAsia"/>
          <w:sz w:val="24"/>
          <w:szCs w:val="24"/>
        </w:rPr>
        <w:t>状态，表示</w:t>
      </w:r>
      <w:r w:rsidRPr="00184664">
        <w:rPr>
          <w:sz w:val="24"/>
          <w:szCs w:val="24"/>
        </w:rPr>
        <w:t>cluster</w:t>
      </w:r>
      <w:r w:rsidRPr="00184664">
        <w:rPr>
          <w:rFonts w:hint="eastAsia"/>
          <w:sz w:val="24"/>
          <w:szCs w:val="24"/>
        </w:rPr>
        <w:t>状态正常。否则等候</w:t>
      </w:r>
      <w:r w:rsidRPr="00184664">
        <w:rPr>
          <w:sz w:val="24"/>
          <w:szCs w:val="24"/>
        </w:rPr>
        <w:t>5</w:t>
      </w:r>
      <w:r w:rsidRPr="00184664">
        <w:rPr>
          <w:rFonts w:hint="eastAsia"/>
          <w:sz w:val="24"/>
          <w:szCs w:val="24"/>
        </w:rPr>
        <w:t>分钟重新执行</w:t>
      </w:r>
      <w:r w:rsidRPr="00184664">
        <w:rPr>
          <w:sz w:val="24"/>
          <w:szCs w:val="24"/>
        </w:rPr>
        <w:t>clustat -l</w:t>
      </w:r>
      <w:r w:rsidRPr="00184664">
        <w:rPr>
          <w:rFonts w:hint="eastAsia"/>
          <w:sz w:val="24"/>
          <w:szCs w:val="24"/>
        </w:rPr>
        <w:t>查看</w:t>
      </w:r>
      <w:r w:rsidRPr="00184664">
        <w:rPr>
          <w:sz w:val="24"/>
          <w:szCs w:val="24"/>
        </w:rPr>
        <w:t>cluster</w:t>
      </w:r>
      <w:r w:rsidRPr="00184664">
        <w:rPr>
          <w:rFonts w:hint="eastAsia"/>
          <w:sz w:val="24"/>
          <w:szCs w:val="24"/>
        </w:rPr>
        <w:t>状态。</w:t>
      </w:r>
    </w:p>
    <w:p w:rsidR="001F25F3" w:rsidRDefault="001F25F3" w:rsidP="001F25F3">
      <w:pPr>
        <w:ind w:firstLineChars="202" w:firstLine="424"/>
      </w:pPr>
      <w:r>
        <w:rPr>
          <w:noProof/>
        </w:rPr>
        <w:drawing>
          <wp:inline distT="0" distB="0" distL="0" distR="0" wp14:anchorId="0D519C41" wp14:editId="0EE4299B">
            <wp:extent cx="5274310" cy="2626360"/>
            <wp:effectExtent l="0" t="0" r="2540" b="2540"/>
            <wp:docPr id="338" name="图片 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5F3" w:rsidRDefault="001F25F3" w:rsidP="001F25F3"/>
    <w:p w:rsidR="001F25F3" w:rsidRPr="00A876A0" w:rsidRDefault="001F25F3" w:rsidP="00546D9C">
      <w:pPr>
        <w:pStyle w:val="20"/>
        <w:numPr>
          <w:ilvl w:val="1"/>
          <w:numId w:val="55"/>
        </w:numPr>
      </w:pPr>
      <w:bookmarkStart w:id="315" w:name="_Toc78146528"/>
      <w:r>
        <w:t>重启后检查</w:t>
      </w:r>
      <w:bookmarkEnd w:id="315"/>
    </w:p>
    <w:p w:rsidR="001F25F3" w:rsidRDefault="001F25F3" w:rsidP="001F25F3">
      <w:pPr>
        <w:ind w:firstLine="420"/>
        <w:rPr>
          <w:b/>
        </w:rPr>
      </w:pPr>
      <w:r>
        <w:rPr>
          <w:rFonts w:hint="eastAsia"/>
          <w:b/>
        </w:rPr>
        <w:t>检查</w:t>
      </w:r>
      <w:r>
        <w:rPr>
          <w:b/>
        </w:rPr>
        <w:t>filebeat</w:t>
      </w:r>
      <w:r>
        <w:rPr>
          <w:rFonts w:hint="eastAsia"/>
          <w:b/>
        </w:rPr>
        <w:t>进程状态</w:t>
      </w:r>
    </w:p>
    <w:p w:rsidR="001F25F3" w:rsidRDefault="001F25F3" w:rsidP="001F25F3">
      <w:pPr>
        <w:ind w:firstLine="420"/>
        <w:rPr>
          <w:b/>
        </w:rPr>
      </w:pPr>
    </w:p>
    <w:p w:rsidR="001F25F3" w:rsidRDefault="001F25F3" w:rsidP="00546D9C">
      <w:pPr>
        <w:pStyle w:val="a6"/>
        <w:numPr>
          <w:ilvl w:val="0"/>
          <w:numId w:val="71"/>
        </w:numPr>
        <w:ind w:firstLineChars="0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使用betadmin用户登录重启服务器，执行以下命令检查filebeat进程是否存在：</w:t>
      </w:r>
    </w:p>
    <w:tbl>
      <w:tblPr>
        <w:tblStyle w:val="ab"/>
        <w:tblW w:w="8296" w:type="dxa"/>
        <w:tblInd w:w="500" w:type="dxa"/>
        <w:tblLook w:val="04A0" w:firstRow="1" w:lastRow="0" w:firstColumn="1" w:lastColumn="0" w:noHBand="0" w:noVBand="1"/>
      </w:tblPr>
      <w:tblGrid>
        <w:gridCol w:w="8296"/>
      </w:tblGrid>
      <w:tr w:rsidR="001F25F3" w:rsidTr="00184664">
        <w:tc>
          <w:tcPr>
            <w:tcW w:w="82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25F3" w:rsidRDefault="001F25F3" w:rsidP="00184664">
            <w:pPr>
              <w:pStyle w:val="a6"/>
              <w:spacing w:line="360" w:lineRule="auto"/>
              <w:ind w:firstLineChars="0" w:firstLine="0"/>
              <w:rPr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</w:rPr>
              <w:t>ps -ef | grep filebeat</w:t>
            </w:r>
          </w:p>
        </w:tc>
      </w:tr>
    </w:tbl>
    <w:p w:rsidR="001F25F3" w:rsidRDefault="001F25F3" w:rsidP="001F25F3">
      <w:pPr>
        <w:rPr>
          <w:rFonts w:ascii="宋体" w:hAnsi="宋体"/>
          <w:color w:val="000000"/>
        </w:rPr>
      </w:pPr>
    </w:p>
    <w:p w:rsidR="001F25F3" w:rsidRDefault="001F25F3" w:rsidP="00546D9C">
      <w:pPr>
        <w:pStyle w:val="a6"/>
        <w:numPr>
          <w:ilvl w:val="0"/>
          <w:numId w:val="71"/>
        </w:numPr>
        <w:ind w:firstLineChars="0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如filebeat进程不存在，则执行以下命令启动进程（使用betadmin）：</w:t>
      </w:r>
    </w:p>
    <w:tbl>
      <w:tblPr>
        <w:tblStyle w:val="ab"/>
        <w:tblW w:w="8296" w:type="dxa"/>
        <w:tblInd w:w="500" w:type="dxa"/>
        <w:tblLook w:val="04A0" w:firstRow="1" w:lastRow="0" w:firstColumn="1" w:lastColumn="0" w:noHBand="0" w:noVBand="1"/>
      </w:tblPr>
      <w:tblGrid>
        <w:gridCol w:w="8296"/>
      </w:tblGrid>
      <w:tr w:rsidR="001F25F3" w:rsidTr="00184664">
        <w:tc>
          <w:tcPr>
            <w:tcW w:w="82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25F3" w:rsidRDefault="00AE7E31" w:rsidP="00184664">
            <w:pPr>
              <w:pStyle w:val="a6"/>
              <w:spacing w:line="360" w:lineRule="auto"/>
              <w:ind w:firstLineChars="0" w:firstLine="0"/>
              <w:rPr>
                <w:sz w:val="24"/>
                <w:szCs w:val="24"/>
              </w:rPr>
            </w:pPr>
            <w:r>
              <w:rPr>
                <w:rFonts w:ascii="宋体" w:hAnsi="宋体" w:hint="eastAsia"/>
              </w:rPr>
              <w:t>service filebeat</w:t>
            </w:r>
            <w:r w:rsidR="001F25F3">
              <w:rPr>
                <w:rFonts w:ascii="宋体" w:hAnsi="宋体" w:hint="eastAsia"/>
              </w:rPr>
              <w:t xml:space="preserve"> start</w:t>
            </w:r>
          </w:p>
        </w:tc>
      </w:tr>
    </w:tbl>
    <w:p w:rsidR="001F25F3" w:rsidRDefault="001F25F3" w:rsidP="001F25F3">
      <w:pPr>
        <w:rPr>
          <w:rFonts w:ascii="宋体" w:hAnsi="宋体"/>
          <w:color w:val="000000"/>
        </w:rPr>
      </w:pPr>
    </w:p>
    <w:p w:rsidR="001F25F3" w:rsidRDefault="001F25F3" w:rsidP="00546D9C">
      <w:pPr>
        <w:pStyle w:val="a6"/>
        <w:numPr>
          <w:ilvl w:val="0"/>
          <w:numId w:val="71"/>
        </w:numPr>
        <w:ind w:firstLineChars="0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进程手工启动后再次检查filebeat进程是否存在（使用betadmin）：</w:t>
      </w:r>
    </w:p>
    <w:tbl>
      <w:tblPr>
        <w:tblStyle w:val="ab"/>
        <w:tblW w:w="8296" w:type="dxa"/>
        <w:tblInd w:w="500" w:type="dxa"/>
        <w:tblLook w:val="04A0" w:firstRow="1" w:lastRow="0" w:firstColumn="1" w:lastColumn="0" w:noHBand="0" w:noVBand="1"/>
      </w:tblPr>
      <w:tblGrid>
        <w:gridCol w:w="8296"/>
      </w:tblGrid>
      <w:tr w:rsidR="001F25F3" w:rsidTr="00184664">
        <w:tc>
          <w:tcPr>
            <w:tcW w:w="82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25F3" w:rsidRDefault="001F25F3" w:rsidP="00184664">
            <w:pPr>
              <w:pStyle w:val="a6"/>
              <w:spacing w:line="360" w:lineRule="auto"/>
              <w:ind w:firstLineChars="0" w:firstLine="0"/>
              <w:rPr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</w:rPr>
              <w:t>ps -ef | grep filebeat</w:t>
            </w:r>
          </w:p>
        </w:tc>
      </w:tr>
    </w:tbl>
    <w:p w:rsidR="001F25F3" w:rsidRDefault="001F25F3" w:rsidP="001F25F3">
      <w:pPr>
        <w:rPr>
          <w:rFonts w:ascii="宋体" w:hAnsi="宋体"/>
          <w:color w:val="000000"/>
        </w:rPr>
      </w:pPr>
    </w:p>
    <w:p w:rsidR="00A84750" w:rsidRPr="00B05E16" w:rsidRDefault="001F25F3" w:rsidP="00A84750">
      <w:pPr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ab/>
      </w:r>
      <w:r w:rsidR="00A84750" w:rsidRPr="00B05E16">
        <w:rPr>
          <w:rFonts w:hint="eastAsia"/>
          <w:b/>
        </w:rPr>
        <w:t>检查</w:t>
      </w:r>
      <w:r w:rsidR="00A84750">
        <w:rPr>
          <w:rFonts w:hint="eastAsia"/>
          <w:b/>
        </w:rPr>
        <w:t>监控</w:t>
      </w:r>
      <w:r w:rsidR="00A84750" w:rsidRPr="00B05E16">
        <w:rPr>
          <w:rFonts w:hint="eastAsia"/>
          <w:b/>
        </w:rPr>
        <w:t>进程状态</w:t>
      </w:r>
    </w:p>
    <w:p w:rsidR="00A84750" w:rsidRPr="008D30AF" w:rsidRDefault="00A84750" w:rsidP="00A84750">
      <w:pPr>
        <w:pStyle w:val="a6"/>
        <w:numPr>
          <w:ilvl w:val="0"/>
          <w:numId w:val="75"/>
        </w:numPr>
        <w:ind w:firstLineChars="0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使用betadmin用户执行以下命令检查</w:t>
      </w:r>
      <w:r w:rsidRPr="008D30AF">
        <w:rPr>
          <w:rFonts w:ascii="宋体" w:hAnsi="宋体" w:hint="eastAsia"/>
        </w:rPr>
        <w:t>zabbix-agent</w:t>
      </w:r>
      <w:r>
        <w:rPr>
          <w:rFonts w:ascii="宋体" w:hAnsi="宋体" w:hint="eastAsia"/>
          <w:color w:val="000000"/>
        </w:rPr>
        <w:t>服务状态：</w:t>
      </w:r>
    </w:p>
    <w:tbl>
      <w:tblPr>
        <w:tblStyle w:val="ab"/>
        <w:tblW w:w="8296" w:type="dxa"/>
        <w:tblInd w:w="500" w:type="dxa"/>
        <w:tblLook w:val="04A0" w:firstRow="1" w:lastRow="0" w:firstColumn="1" w:lastColumn="0" w:noHBand="0" w:noVBand="1"/>
      </w:tblPr>
      <w:tblGrid>
        <w:gridCol w:w="8296"/>
      </w:tblGrid>
      <w:tr w:rsidR="00A84750" w:rsidTr="008D30AF">
        <w:tc>
          <w:tcPr>
            <w:tcW w:w="8296" w:type="dxa"/>
          </w:tcPr>
          <w:p w:rsidR="00A84750" w:rsidRPr="008D30AF" w:rsidRDefault="00A84750" w:rsidP="008D30AF">
            <w:pPr>
              <w:rPr>
                <w:rFonts w:ascii="宋体" w:hAnsi="宋体"/>
                <w:color w:val="000000"/>
              </w:rPr>
            </w:pPr>
            <w:r w:rsidRPr="008D30AF">
              <w:rPr>
                <w:rFonts w:ascii="宋体" w:hAnsi="宋体" w:hint="eastAsia"/>
              </w:rPr>
              <w:t>/etc/init.d/zabbix-agent status</w:t>
            </w:r>
          </w:p>
        </w:tc>
      </w:tr>
    </w:tbl>
    <w:p w:rsidR="00A84750" w:rsidRDefault="00A84750" w:rsidP="00A84750">
      <w:pPr>
        <w:pStyle w:val="a6"/>
        <w:ind w:left="785" w:firstLineChars="0" w:firstLine="0"/>
        <w:rPr>
          <w:rFonts w:ascii="宋体" w:hAnsi="宋体"/>
          <w:color w:val="000000"/>
        </w:rPr>
      </w:pPr>
    </w:p>
    <w:p w:rsidR="00A84750" w:rsidRPr="008D30AF" w:rsidRDefault="00A84750" w:rsidP="00A84750">
      <w:pPr>
        <w:pStyle w:val="a6"/>
        <w:numPr>
          <w:ilvl w:val="0"/>
          <w:numId w:val="75"/>
        </w:numPr>
        <w:ind w:firstLineChars="0"/>
        <w:rPr>
          <w:rFonts w:ascii="宋体" w:hAnsi="宋体"/>
          <w:color w:val="000000"/>
        </w:rPr>
      </w:pPr>
      <w:r w:rsidRPr="008D30AF">
        <w:rPr>
          <w:rFonts w:ascii="宋体" w:hAnsi="宋体" w:hint="eastAsia"/>
          <w:color w:val="000000"/>
          <w:highlight w:val="yellow"/>
        </w:rPr>
        <w:t>如</w:t>
      </w:r>
      <w:r w:rsidRPr="008D30AF">
        <w:rPr>
          <w:rFonts w:ascii="宋体" w:hAnsi="宋体" w:hint="eastAsia"/>
          <w:highlight w:val="yellow"/>
        </w:rPr>
        <w:t>zabbix-agent</w:t>
      </w:r>
      <w:r w:rsidRPr="008D30AF">
        <w:rPr>
          <w:rFonts w:ascii="宋体" w:hAnsi="宋体" w:hint="eastAsia"/>
          <w:color w:val="000000"/>
          <w:highlight w:val="yellow"/>
        </w:rPr>
        <w:t>服务未启动</w:t>
      </w:r>
      <w:r>
        <w:rPr>
          <w:rFonts w:ascii="宋体" w:hAnsi="宋体" w:hint="eastAsia"/>
          <w:color w:val="000000"/>
        </w:rPr>
        <w:t>，</w:t>
      </w:r>
      <w:r w:rsidR="00CC3C7B">
        <w:rPr>
          <w:rFonts w:ascii="宋体" w:hAnsi="宋体" w:hint="eastAsia"/>
          <w:color w:val="000000"/>
        </w:rPr>
        <w:t>则切换至root用户执行以下命令启动进程</w:t>
      </w:r>
      <w:r>
        <w:rPr>
          <w:rFonts w:ascii="宋体" w:hAnsi="宋体" w:hint="eastAsia"/>
          <w:color w:val="000000"/>
        </w:rPr>
        <w:t>：</w:t>
      </w:r>
    </w:p>
    <w:tbl>
      <w:tblPr>
        <w:tblStyle w:val="ab"/>
        <w:tblW w:w="8296" w:type="dxa"/>
        <w:tblInd w:w="500" w:type="dxa"/>
        <w:tblLook w:val="04A0" w:firstRow="1" w:lastRow="0" w:firstColumn="1" w:lastColumn="0" w:noHBand="0" w:noVBand="1"/>
      </w:tblPr>
      <w:tblGrid>
        <w:gridCol w:w="8296"/>
      </w:tblGrid>
      <w:tr w:rsidR="00A84750" w:rsidTr="008D30AF">
        <w:tc>
          <w:tcPr>
            <w:tcW w:w="8296" w:type="dxa"/>
          </w:tcPr>
          <w:p w:rsidR="00A84750" w:rsidRPr="008D30AF" w:rsidRDefault="00A84750" w:rsidP="008D30AF">
            <w:pPr>
              <w:rPr>
                <w:rFonts w:ascii="宋体" w:hAnsi="宋体"/>
                <w:color w:val="000000"/>
              </w:rPr>
            </w:pPr>
            <w:r w:rsidRPr="008D30AF">
              <w:rPr>
                <w:rFonts w:ascii="宋体" w:hAnsi="宋体" w:hint="eastAsia"/>
              </w:rPr>
              <w:t xml:space="preserve">/etc/init.d/zabbix-agent </w:t>
            </w:r>
            <w:r>
              <w:rPr>
                <w:rFonts w:ascii="宋体" w:hAnsi="宋体" w:hint="eastAsia"/>
              </w:rPr>
              <w:t>start</w:t>
            </w:r>
          </w:p>
        </w:tc>
      </w:tr>
    </w:tbl>
    <w:p w:rsidR="00A84750" w:rsidRDefault="00A84750" w:rsidP="00A84750">
      <w:pPr>
        <w:pStyle w:val="a6"/>
        <w:ind w:left="785" w:firstLineChars="0" w:firstLine="0"/>
        <w:rPr>
          <w:rFonts w:ascii="宋体" w:hAnsi="宋体"/>
          <w:color w:val="000000"/>
        </w:rPr>
      </w:pPr>
    </w:p>
    <w:p w:rsidR="00A84750" w:rsidRPr="008D30AF" w:rsidRDefault="00A84750" w:rsidP="00A84750">
      <w:pPr>
        <w:pStyle w:val="a6"/>
        <w:numPr>
          <w:ilvl w:val="0"/>
          <w:numId w:val="75"/>
        </w:numPr>
        <w:ind w:firstLineChars="0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进程手工启动后再次检查</w:t>
      </w:r>
      <w:r w:rsidRPr="008D30AF">
        <w:rPr>
          <w:rFonts w:ascii="宋体" w:hAnsi="宋体" w:hint="eastAsia"/>
        </w:rPr>
        <w:t>zabbix-agent</w:t>
      </w:r>
      <w:r>
        <w:rPr>
          <w:rFonts w:ascii="宋体" w:hAnsi="宋体" w:hint="eastAsia"/>
          <w:color w:val="000000"/>
        </w:rPr>
        <w:t>服务状态已启动（使用betadmin）：</w:t>
      </w:r>
    </w:p>
    <w:tbl>
      <w:tblPr>
        <w:tblStyle w:val="ab"/>
        <w:tblW w:w="8296" w:type="dxa"/>
        <w:tblInd w:w="500" w:type="dxa"/>
        <w:tblLook w:val="04A0" w:firstRow="1" w:lastRow="0" w:firstColumn="1" w:lastColumn="0" w:noHBand="0" w:noVBand="1"/>
      </w:tblPr>
      <w:tblGrid>
        <w:gridCol w:w="8296"/>
      </w:tblGrid>
      <w:tr w:rsidR="00A84750" w:rsidTr="008D30AF">
        <w:tc>
          <w:tcPr>
            <w:tcW w:w="8296" w:type="dxa"/>
          </w:tcPr>
          <w:p w:rsidR="00A84750" w:rsidRPr="008D30AF" w:rsidRDefault="00A84750" w:rsidP="008D30AF">
            <w:pPr>
              <w:rPr>
                <w:rFonts w:ascii="宋体" w:hAnsi="宋体"/>
                <w:color w:val="000000"/>
              </w:rPr>
            </w:pPr>
            <w:r w:rsidRPr="008D30AF">
              <w:rPr>
                <w:rFonts w:ascii="宋体" w:hAnsi="宋体" w:hint="eastAsia"/>
              </w:rPr>
              <w:t>/etc/init.d/zabbix-agent status</w:t>
            </w:r>
          </w:p>
        </w:tc>
      </w:tr>
    </w:tbl>
    <w:p w:rsidR="00A84750" w:rsidRPr="008D30AF" w:rsidRDefault="00A84750" w:rsidP="00A84750">
      <w:pPr>
        <w:rPr>
          <w:rFonts w:ascii="宋体" w:hAnsi="宋体"/>
          <w:color w:val="000000"/>
        </w:rPr>
      </w:pPr>
    </w:p>
    <w:p w:rsidR="001F25F3" w:rsidRPr="00A84750" w:rsidRDefault="001F25F3" w:rsidP="00A84750">
      <w:pPr>
        <w:rPr>
          <w:noProof/>
          <w:szCs w:val="21"/>
        </w:rPr>
      </w:pPr>
    </w:p>
    <w:p w:rsidR="00A84750" w:rsidRDefault="00A84750">
      <w:pPr>
        <w:widowControl/>
        <w:jc w:val="left"/>
        <w:rPr>
          <w:noProof/>
          <w:szCs w:val="21"/>
        </w:rPr>
      </w:pPr>
      <w:r>
        <w:rPr>
          <w:noProof/>
          <w:szCs w:val="21"/>
        </w:rPr>
        <w:br w:type="page"/>
      </w:r>
    </w:p>
    <w:p w:rsidR="001F25F3" w:rsidRPr="00824C83" w:rsidRDefault="001F25F3" w:rsidP="001F25F3">
      <w:pPr>
        <w:spacing w:line="360" w:lineRule="auto"/>
        <w:rPr>
          <w:noProof/>
          <w:szCs w:val="21"/>
        </w:rPr>
      </w:pPr>
    </w:p>
    <w:p w:rsidR="001F25F3" w:rsidRDefault="001F25F3" w:rsidP="001F25F3">
      <w:pPr>
        <w:pStyle w:val="1"/>
      </w:pPr>
      <w:bookmarkStart w:id="316" w:name="_Toc78146529"/>
      <w:r>
        <w:t>SBSG2BASDB</w:t>
      </w:r>
      <w:r>
        <w:rPr>
          <w:rFonts w:hint="eastAsia"/>
        </w:rPr>
        <w:t>服务器</w:t>
      </w:r>
      <w:r w:rsidR="00262301">
        <w:rPr>
          <w:rFonts w:hint="eastAsia"/>
        </w:rPr>
        <w:t>备机</w:t>
      </w:r>
      <w:r>
        <w:rPr>
          <w:rFonts w:hint="eastAsia"/>
        </w:rPr>
        <w:t>重启</w:t>
      </w:r>
      <w:bookmarkEnd w:id="316"/>
    </w:p>
    <w:p w:rsidR="001F25F3" w:rsidRDefault="001F25F3" w:rsidP="00546D9C">
      <w:pPr>
        <w:pStyle w:val="20"/>
        <w:numPr>
          <w:ilvl w:val="1"/>
          <w:numId w:val="56"/>
        </w:numPr>
      </w:pPr>
      <w:bookmarkStart w:id="317" w:name="_Toc78146530"/>
      <w:r>
        <w:t>系统列表</w:t>
      </w:r>
      <w:bookmarkEnd w:id="317"/>
      <w:r>
        <w:rPr>
          <w:rFonts w:hint="eastAsia"/>
        </w:rPr>
        <w:t xml:space="preserve"> </w:t>
      </w:r>
    </w:p>
    <w:tbl>
      <w:tblPr>
        <w:tblW w:w="4540" w:type="dxa"/>
        <w:tblInd w:w="93" w:type="dxa"/>
        <w:tblLook w:val="04A0" w:firstRow="1" w:lastRow="0" w:firstColumn="1" w:lastColumn="0" w:noHBand="0" w:noVBand="1"/>
      </w:tblPr>
      <w:tblGrid>
        <w:gridCol w:w="2400"/>
        <w:gridCol w:w="2140"/>
      </w:tblGrid>
      <w:tr w:rsidR="001F25F3" w:rsidRPr="00A0046C" w:rsidTr="00184664">
        <w:trPr>
          <w:trHeight w:val="285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25F3" w:rsidRPr="008B2E55" w:rsidRDefault="001F25F3" w:rsidP="00184664">
            <w:pPr>
              <w:rPr>
                <w:sz w:val="24"/>
              </w:rPr>
            </w:pPr>
            <w:r w:rsidRPr="008B2E55">
              <w:rPr>
                <w:rFonts w:hint="eastAsia"/>
                <w:sz w:val="24"/>
              </w:rPr>
              <w:t>主机名</w:t>
            </w:r>
          </w:p>
        </w:tc>
        <w:tc>
          <w:tcPr>
            <w:tcW w:w="2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25F3" w:rsidRPr="008B2E55" w:rsidRDefault="001F25F3" w:rsidP="00184664">
            <w:pPr>
              <w:rPr>
                <w:sz w:val="24"/>
              </w:rPr>
            </w:pPr>
            <w:r w:rsidRPr="008B2E55">
              <w:rPr>
                <w:rFonts w:hint="eastAsia"/>
                <w:sz w:val="24"/>
              </w:rPr>
              <w:t>IP</w:t>
            </w:r>
            <w:r w:rsidRPr="008B2E55">
              <w:rPr>
                <w:rFonts w:hint="eastAsia"/>
                <w:sz w:val="24"/>
              </w:rPr>
              <w:t>地址</w:t>
            </w:r>
          </w:p>
        </w:tc>
      </w:tr>
      <w:tr w:rsidR="001F25F3" w:rsidTr="00546D9C">
        <w:trPr>
          <w:trHeight w:val="285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25F3" w:rsidRPr="008B2E55" w:rsidRDefault="001F25F3" w:rsidP="001F25F3">
            <w:pPr>
              <w:rPr>
                <w:sz w:val="24"/>
              </w:rPr>
            </w:pPr>
            <w:r w:rsidRPr="00184664">
              <w:rPr>
                <w:sz w:val="24"/>
              </w:rPr>
              <w:t>SBSG2BASDBA01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25F3" w:rsidRPr="008B2E55" w:rsidRDefault="001F25F3" w:rsidP="001F25F3">
            <w:pPr>
              <w:rPr>
                <w:sz w:val="24"/>
              </w:rPr>
            </w:pPr>
            <w:r w:rsidRPr="00184664">
              <w:rPr>
                <w:sz w:val="24"/>
              </w:rPr>
              <w:t>4.190.88.41</w:t>
            </w:r>
          </w:p>
        </w:tc>
      </w:tr>
      <w:tr w:rsidR="001F25F3" w:rsidTr="00546D9C">
        <w:trPr>
          <w:trHeight w:val="285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25F3" w:rsidRPr="008B2E55" w:rsidRDefault="001F25F3" w:rsidP="001F25F3">
            <w:pPr>
              <w:rPr>
                <w:sz w:val="24"/>
              </w:rPr>
            </w:pPr>
            <w:r w:rsidRPr="00184664">
              <w:rPr>
                <w:sz w:val="24"/>
              </w:rPr>
              <w:t>SBSG2BASDBA02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25F3" w:rsidRPr="008B2E55" w:rsidRDefault="001F25F3" w:rsidP="001F25F3">
            <w:pPr>
              <w:rPr>
                <w:sz w:val="24"/>
              </w:rPr>
            </w:pPr>
            <w:r w:rsidRPr="00184664">
              <w:rPr>
                <w:sz w:val="24"/>
              </w:rPr>
              <w:t>4.190.88.42</w:t>
            </w:r>
          </w:p>
        </w:tc>
      </w:tr>
      <w:tr w:rsidR="001F25F3" w:rsidTr="00546D9C">
        <w:trPr>
          <w:trHeight w:val="285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F25F3" w:rsidRPr="008B2E55" w:rsidRDefault="001F25F3" w:rsidP="001F25F3">
            <w:pPr>
              <w:rPr>
                <w:sz w:val="24"/>
              </w:rPr>
            </w:pPr>
            <w:r w:rsidRPr="00184664">
              <w:rPr>
                <w:sz w:val="24"/>
              </w:rPr>
              <w:t>SBSG2BASDB</w:t>
            </w:r>
            <w:r w:rsidRPr="00184664">
              <w:rPr>
                <w:rFonts w:hint="eastAsia"/>
                <w:sz w:val="24"/>
              </w:rPr>
              <w:t>（</w:t>
            </w:r>
            <w:r w:rsidRPr="00184664">
              <w:rPr>
                <w:sz w:val="24"/>
              </w:rPr>
              <w:t>VIP</w:t>
            </w:r>
            <w:r w:rsidRPr="00184664">
              <w:rPr>
                <w:rFonts w:hint="eastAsia"/>
                <w:sz w:val="24"/>
              </w:rPr>
              <w:t>）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F25F3" w:rsidRPr="008B2E55" w:rsidRDefault="001F25F3" w:rsidP="001F25F3">
            <w:pPr>
              <w:rPr>
                <w:sz w:val="24"/>
              </w:rPr>
            </w:pPr>
            <w:r w:rsidRPr="00184664">
              <w:rPr>
                <w:sz w:val="24"/>
              </w:rPr>
              <w:t>4.190.88.43</w:t>
            </w:r>
          </w:p>
        </w:tc>
      </w:tr>
    </w:tbl>
    <w:p w:rsidR="001F25F3" w:rsidRPr="00184664" w:rsidRDefault="001F25F3" w:rsidP="001F25F3">
      <w:pPr>
        <w:rPr>
          <w:sz w:val="24"/>
        </w:rPr>
      </w:pPr>
    </w:p>
    <w:p w:rsidR="001F25F3" w:rsidRDefault="001F25F3" w:rsidP="00546D9C">
      <w:pPr>
        <w:pStyle w:val="20"/>
        <w:numPr>
          <w:ilvl w:val="1"/>
          <w:numId w:val="56"/>
        </w:numPr>
      </w:pPr>
      <w:bookmarkStart w:id="318" w:name="_Toc78146531"/>
      <w:r>
        <w:rPr>
          <w:rFonts w:hint="eastAsia"/>
        </w:rPr>
        <w:t>重启前操作</w:t>
      </w:r>
      <w:bookmarkEnd w:id="318"/>
    </w:p>
    <w:p w:rsidR="00287D13" w:rsidRPr="00287D13" w:rsidRDefault="00287D13" w:rsidP="00546D9C">
      <w:pPr>
        <w:pStyle w:val="a6"/>
        <w:ind w:left="425" w:firstLineChars="0" w:firstLine="0"/>
        <w:rPr>
          <w:b/>
          <w:color w:val="FF0000"/>
          <w:sz w:val="22"/>
        </w:rPr>
      </w:pPr>
      <w:r w:rsidRPr="00287D13">
        <w:rPr>
          <w:b/>
          <w:color w:val="FF0000"/>
          <w:sz w:val="22"/>
          <w:highlight w:val="yellow"/>
        </w:rPr>
        <w:t>注</w:t>
      </w:r>
      <w:r w:rsidRPr="00287D13">
        <w:rPr>
          <w:rFonts w:hint="eastAsia"/>
          <w:b/>
          <w:color w:val="FF0000"/>
          <w:sz w:val="22"/>
          <w:highlight w:val="yellow"/>
        </w:rPr>
        <w:t>：</w:t>
      </w:r>
      <w:r w:rsidRPr="00287D13">
        <w:rPr>
          <w:b/>
          <w:color w:val="FF0000"/>
          <w:sz w:val="22"/>
          <w:highlight w:val="yellow"/>
        </w:rPr>
        <w:t>所有重启操作避开整点</w:t>
      </w:r>
      <w:r w:rsidRPr="00287D13">
        <w:rPr>
          <w:rFonts w:hint="eastAsia"/>
          <w:b/>
          <w:color w:val="FF0000"/>
          <w:sz w:val="22"/>
          <w:highlight w:val="yellow"/>
        </w:rPr>
        <w:t>，</w:t>
      </w:r>
      <w:r w:rsidRPr="00287D13">
        <w:rPr>
          <w:b/>
          <w:color w:val="FF0000"/>
          <w:sz w:val="22"/>
          <w:highlight w:val="yellow"/>
        </w:rPr>
        <w:t>暂定义安全时间段为</w:t>
      </w:r>
      <w:r w:rsidRPr="00287D13">
        <w:rPr>
          <w:rFonts w:hint="eastAsia"/>
          <w:b/>
          <w:color w:val="FF0000"/>
          <w:sz w:val="22"/>
          <w:highlight w:val="yellow"/>
        </w:rPr>
        <w:t>2:1</w:t>
      </w:r>
      <w:r w:rsidRPr="00287D13">
        <w:rPr>
          <w:b/>
          <w:color w:val="FF0000"/>
          <w:sz w:val="22"/>
          <w:highlight w:val="yellow"/>
        </w:rPr>
        <w:t>5-2</w:t>
      </w:r>
      <w:r w:rsidRPr="00287D13">
        <w:rPr>
          <w:rFonts w:hint="eastAsia"/>
          <w:b/>
          <w:color w:val="FF0000"/>
          <w:sz w:val="22"/>
          <w:highlight w:val="yellow"/>
        </w:rPr>
        <w:t>:4</w:t>
      </w:r>
      <w:r w:rsidRPr="00287D13">
        <w:rPr>
          <w:b/>
          <w:color w:val="FF0000"/>
          <w:sz w:val="22"/>
          <w:highlight w:val="yellow"/>
        </w:rPr>
        <w:t>5</w:t>
      </w:r>
      <w:r w:rsidRPr="00287D13">
        <w:rPr>
          <w:rFonts w:hint="eastAsia"/>
          <w:b/>
          <w:color w:val="FF0000"/>
          <w:sz w:val="22"/>
          <w:highlight w:val="yellow"/>
        </w:rPr>
        <w:t>、</w:t>
      </w:r>
      <w:r w:rsidRPr="00287D13">
        <w:rPr>
          <w:rFonts w:hint="eastAsia"/>
          <w:b/>
          <w:color w:val="FF0000"/>
          <w:sz w:val="22"/>
          <w:highlight w:val="yellow"/>
        </w:rPr>
        <w:t>3:1</w:t>
      </w:r>
      <w:r w:rsidRPr="00287D13">
        <w:rPr>
          <w:b/>
          <w:color w:val="FF0000"/>
          <w:sz w:val="22"/>
          <w:highlight w:val="yellow"/>
        </w:rPr>
        <w:t>5-3</w:t>
      </w:r>
      <w:r w:rsidRPr="00287D13">
        <w:rPr>
          <w:rFonts w:hint="eastAsia"/>
          <w:b/>
          <w:color w:val="FF0000"/>
          <w:sz w:val="22"/>
          <w:highlight w:val="yellow"/>
        </w:rPr>
        <w:t>:4</w:t>
      </w:r>
      <w:r w:rsidRPr="00287D13">
        <w:rPr>
          <w:b/>
          <w:color w:val="FF0000"/>
          <w:sz w:val="22"/>
          <w:highlight w:val="yellow"/>
        </w:rPr>
        <w:t>5</w:t>
      </w:r>
      <w:r w:rsidRPr="00287D13">
        <w:rPr>
          <w:rFonts w:hint="eastAsia"/>
          <w:b/>
          <w:color w:val="FF0000"/>
          <w:sz w:val="22"/>
          <w:highlight w:val="yellow"/>
        </w:rPr>
        <w:t>，</w:t>
      </w:r>
      <w:r w:rsidRPr="00287D13">
        <w:rPr>
          <w:b/>
          <w:color w:val="FF0000"/>
          <w:sz w:val="22"/>
          <w:highlight w:val="yellow"/>
        </w:rPr>
        <w:t>重启操作在此时间段执行</w:t>
      </w:r>
      <w:r w:rsidRPr="00287D13">
        <w:rPr>
          <w:rFonts w:hint="eastAsia"/>
          <w:b/>
          <w:color w:val="FF0000"/>
          <w:sz w:val="22"/>
          <w:highlight w:val="yellow"/>
        </w:rPr>
        <w:t>。</w:t>
      </w:r>
    </w:p>
    <w:p w:rsidR="00287D13" w:rsidRPr="00546D9C" w:rsidRDefault="00287D13" w:rsidP="00546D9C"/>
    <w:p w:rsidR="001F25F3" w:rsidRPr="00546D9C" w:rsidRDefault="001F25F3" w:rsidP="00546D9C">
      <w:pPr>
        <w:ind w:firstLine="420"/>
        <w:rPr>
          <w:b/>
        </w:rPr>
      </w:pPr>
      <w:r>
        <w:rPr>
          <w:rFonts w:hint="eastAsia"/>
          <w:b/>
        </w:rPr>
        <w:t>1</w:t>
      </w:r>
      <w:r>
        <w:rPr>
          <w:rFonts w:hint="eastAsia"/>
          <w:b/>
        </w:rPr>
        <w:t>）</w:t>
      </w:r>
      <w:r w:rsidRPr="00546D9C">
        <w:rPr>
          <w:rFonts w:hint="eastAsia"/>
          <w:b/>
        </w:rPr>
        <w:t>确认</w:t>
      </w:r>
      <w:r w:rsidRPr="00546D9C">
        <w:rPr>
          <w:b/>
        </w:rPr>
        <w:t>BASDB</w:t>
      </w:r>
      <w:r w:rsidRPr="00546D9C">
        <w:rPr>
          <w:rFonts w:hint="eastAsia"/>
          <w:b/>
        </w:rPr>
        <w:t>日结状态已完成</w:t>
      </w:r>
    </w:p>
    <w:p w:rsidR="001F25F3" w:rsidRDefault="001F25F3" w:rsidP="001F25F3">
      <w:pPr>
        <w:pStyle w:val="a6"/>
        <w:spacing w:line="360" w:lineRule="auto"/>
        <w:ind w:left="36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通过</w:t>
      </w:r>
      <w:r>
        <w:rPr>
          <w:sz w:val="24"/>
          <w:szCs w:val="24"/>
        </w:rPr>
        <w:t>PLSQL</w:t>
      </w:r>
      <w:r>
        <w:rPr>
          <w:sz w:val="24"/>
          <w:szCs w:val="24"/>
        </w:rPr>
        <w:t>工具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使用</w:t>
      </w:r>
      <w:r w:rsidRPr="00A42D55">
        <w:rPr>
          <w:rFonts w:hint="eastAsia"/>
          <w:sz w:val="24"/>
          <w:szCs w:val="24"/>
        </w:rPr>
        <w:t>bas_bd</w:t>
      </w:r>
      <w:r w:rsidRPr="00A42D55">
        <w:rPr>
          <w:rFonts w:hint="eastAsia"/>
          <w:sz w:val="24"/>
          <w:szCs w:val="24"/>
        </w:rPr>
        <w:t>用户</w:t>
      </w:r>
      <w:r>
        <w:rPr>
          <w:rFonts w:hint="eastAsia"/>
          <w:sz w:val="24"/>
          <w:szCs w:val="24"/>
        </w:rPr>
        <w:t>登录</w:t>
      </w:r>
      <w:r w:rsidRPr="00A42D55">
        <w:rPr>
          <w:rFonts w:hint="eastAsia"/>
          <w:sz w:val="24"/>
          <w:szCs w:val="24"/>
        </w:rPr>
        <w:t>BASDB</w:t>
      </w:r>
      <w:r>
        <w:rPr>
          <w:rFonts w:hint="eastAsia"/>
          <w:sz w:val="24"/>
          <w:szCs w:val="24"/>
        </w:rPr>
        <w:t>数据库</w:t>
      </w:r>
      <w:r w:rsidRPr="00A42D55">
        <w:rPr>
          <w:rFonts w:hint="eastAsia"/>
          <w:sz w:val="24"/>
          <w:szCs w:val="24"/>
        </w:rPr>
        <w:t>执行以下语句</w:t>
      </w:r>
      <w:r w:rsidRPr="00184664">
        <w:rPr>
          <w:rFonts w:hint="eastAsia"/>
          <w:sz w:val="24"/>
          <w:szCs w:val="24"/>
          <w:highlight w:val="yellow"/>
        </w:rPr>
        <w:t>（每</w:t>
      </w:r>
      <w:r>
        <w:rPr>
          <w:rFonts w:hint="eastAsia"/>
          <w:sz w:val="24"/>
          <w:szCs w:val="24"/>
          <w:highlight w:val="yellow"/>
        </w:rPr>
        <w:t>次</w:t>
      </w:r>
      <w:r w:rsidRPr="00184664">
        <w:rPr>
          <w:rFonts w:hint="eastAsia"/>
          <w:sz w:val="24"/>
          <w:szCs w:val="24"/>
          <w:highlight w:val="yellow"/>
        </w:rPr>
        <w:t>执行需修改语句中日期，该日期为最近一个日结的业务日日期，如</w:t>
      </w:r>
      <w:r w:rsidRPr="00184664">
        <w:rPr>
          <w:sz w:val="24"/>
          <w:szCs w:val="24"/>
          <w:highlight w:val="yellow"/>
        </w:rPr>
        <w:t>21</w:t>
      </w:r>
      <w:r w:rsidRPr="00184664">
        <w:rPr>
          <w:rFonts w:hint="eastAsia"/>
          <w:sz w:val="24"/>
          <w:szCs w:val="24"/>
          <w:highlight w:val="yellow"/>
        </w:rPr>
        <w:t>年</w:t>
      </w:r>
      <w:r w:rsidRPr="00184664">
        <w:rPr>
          <w:sz w:val="24"/>
          <w:szCs w:val="24"/>
          <w:highlight w:val="yellow"/>
        </w:rPr>
        <w:t>3</w:t>
      </w:r>
      <w:r w:rsidRPr="00184664">
        <w:rPr>
          <w:rFonts w:hint="eastAsia"/>
          <w:sz w:val="24"/>
          <w:szCs w:val="24"/>
          <w:highlight w:val="yellow"/>
        </w:rPr>
        <w:t>月</w:t>
      </w:r>
      <w:r w:rsidRPr="00184664">
        <w:rPr>
          <w:sz w:val="24"/>
          <w:szCs w:val="24"/>
          <w:highlight w:val="yellow"/>
        </w:rPr>
        <w:t>25</w:t>
      </w:r>
      <w:r w:rsidRPr="00184664">
        <w:rPr>
          <w:rFonts w:hint="eastAsia"/>
          <w:sz w:val="24"/>
          <w:szCs w:val="24"/>
          <w:highlight w:val="yellow"/>
        </w:rPr>
        <w:t>日凌晨安排切换，则最近一个日结的业务日日期为</w:t>
      </w:r>
      <w:r w:rsidRPr="00184664">
        <w:rPr>
          <w:sz w:val="24"/>
          <w:szCs w:val="24"/>
          <w:highlight w:val="yellow"/>
        </w:rPr>
        <w:t>21</w:t>
      </w:r>
      <w:r w:rsidRPr="00184664">
        <w:rPr>
          <w:rFonts w:hint="eastAsia"/>
          <w:sz w:val="24"/>
          <w:szCs w:val="24"/>
          <w:highlight w:val="yellow"/>
        </w:rPr>
        <w:t>年</w:t>
      </w:r>
      <w:r w:rsidRPr="00184664">
        <w:rPr>
          <w:sz w:val="24"/>
          <w:szCs w:val="24"/>
          <w:highlight w:val="yellow"/>
        </w:rPr>
        <w:t>3</w:t>
      </w:r>
      <w:r w:rsidRPr="00184664">
        <w:rPr>
          <w:rFonts w:hint="eastAsia"/>
          <w:sz w:val="24"/>
          <w:szCs w:val="24"/>
          <w:highlight w:val="yellow"/>
        </w:rPr>
        <w:t>月</w:t>
      </w:r>
      <w:r w:rsidRPr="00184664">
        <w:rPr>
          <w:sz w:val="24"/>
          <w:szCs w:val="24"/>
          <w:highlight w:val="yellow"/>
        </w:rPr>
        <w:t>24</w:t>
      </w:r>
      <w:r w:rsidRPr="00184664">
        <w:rPr>
          <w:rFonts w:hint="eastAsia"/>
          <w:sz w:val="24"/>
          <w:szCs w:val="24"/>
          <w:highlight w:val="yellow"/>
        </w:rPr>
        <w:t>日，语句中应为：</w:t>
      </w:r>
      <w:r w:rsidRPr="00184664">
        <w:rPr>
          <w:color w:val="FF0000"/>
          <w:sz w:val="24"/>
          <w:szCs w:val="24"/>
          <w:highlight w:val="yellow"/>
        </w:rPr>
        <w:t>2021-03-24</w:t>
      </w:r>
      <w:r w:rsidRPr="00184664">
        <w:rPr>
          <w:rFonts w:hint="eastAsia"/>
          <w:sz w:val="24"/>
          <w:szCs w:val="24"/>
          <w:highlight w:val="yellow"/>
        </w:rPr>
        <w:t>）</w:t>
      </w:r>
      <w:r w:rsidRPr="00A42D55">
        <w:rPr>
          <w:rFonts w:hint="eastAsia"/>
          <w:sz w:val="24"/>
          <w:szCs w:val="24"/>
        </w:rPr>
        <w:t>：</w:t>
      </w:r>
    </w:p>
    <w:p w:rsidR="001F25F3" w:rsidRPr="00184664" w:rsidRDefault="001F25F3" w:rsidP="001F25F3">
      <w:pPr>
        <w:pStyle w:val="a6"/>
        <w:spacing w:line="360" w:lineRule="auto"/>
        <w:ind w:left="360" w:firstLineChars="0" w:firstLine="0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621CD76E" wp14:editId="078172AD">
                <wp:extent cx="5274310" cy="387480"/>
                <wp:effectExtent l="0" t="0" r="21590" b="21590"/>
                <wp:docPr id="230" name="文本框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74310" cy="387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F25F3" w:rsidRPr="00A42D55" w:rsidRDefault="001F25F3" w:rsidP="001F25F3">
                            <w:pPr>
                              <w:pStyle w:val="a6"/>
                              <w:spacing w:line="360" w:lineRule="auto"/>
                              <w:ind w:firstLine="480"/>
                              <w:rPr>
                                <w:sz w:val="24"/>
                                <w:szCs w:val="24"/>
                              </w:rPr>
                            </w:pPr>
                            <w:r w:rsidRPr="00A42D55">
                              <w:rPr>
                                <w:sz w:val="24"/>
                                <w:szCs w:val="24"/>
                              </w:rPr>
                              <w:t>SELECT COUNT(1)</w:t>
                            </w:r>
                          </w:p>
                          <w:p w:rsidR="001F25F3" w:rsidRPr="00A42D55" w:rsidRDefault="001F25F3" w:rsidP="001F25F3">
                            <w:pPr>
                              <w:pStyle w:val="a6"/>
                              <w:spacing w:line="360" w:lineRule="auto"/>
                              <w:ind w:firstLine="480"/>
                              <w:rPr>
                                <w:sz w:val="24"/>
                                <w:szCs w:val="24"/>
                              </w:rPr>
                            </w:pPr>
                            <w:r w:rsidRPr="00A42D55">
                              <w:rPr>
                                <w:sz w:val="24"/>
                                <w:szCs w:val="24"/>
                              </w:rPr>
                              <w:t xml:space="preserve">  FROM bas_common.t_eod_task t</w:t>
                            </w:r>
                          </w:p>
                          <w:p w:rsidR="001F25F3" w:rsidRPr="00A42D55" w:rsidRDefault="001F25F3" w:rsidP="001F25F3">
                            <w:pPr>
                              <w:pStyle w:val="a6"/>
                              <w:spacing w:line="360" w:lineRule="auto"/>
                              <w:ind w:firstLine="480"/>
                              <w:rPr>
                                <w:sz w:val="24"/>
                                <w:szCs w:val="24"/>
                              </w:rPr>
                            </w:pPr>
                            <w:r w:rsidRPr="00A42D55">
                              <w:rPr>
                                <w:sz w:val="24"/>
                                <w:szCs w:val="24"/>
                              </w:rPr>
                              <w:t>WHERE t.business_date = DATE '</w:t>
                            </w:r>
                            <w:r w:rsidRPr="00184664">
                              <w:rPr>
                                <w:color w:val="FF0000"/>
                                <w:sz w:val="24"/>
                                <w:szCs w:val="24"/>
                              </w:rPr>
                              <w:t>2021-03-24</w:t>
                            </w:r>
                            <w:r w:rsidRPr="00A42D55">
                              <w:rPr>
                                <w:sz w:val="24"/>
                                <w:szCs w:val="24"/>
                              </w:rPr>
                              <w:t>'</w:t>
                            </w:r>
                          </w:p>
                          <w:p w:rsidR="001F25F3" w:rsidRPr="00072438" w:rsidRDefault="001F25F3" w:rsidP="001F25F3">
                            <w:pPr>
                              <w:pStyle w:val="a6"/>
                              <w:spacing w:line="360" w:lineRule="auto"/>
                              <w:ind w:firstLineChars="0" w:firstLine="0"/>
                              <w:rPr>
                                <w:sz w:val="24"/>
                                <w:szCs w:val="24"/>
                              </w:rPr>
                            </w:pPr>
                            <w:r w:rsidRPr="00A42D55">
                              <w:rPr>
                                <w:sz w:val="24"/>
                                <w:szCs w:val="24"/>
                              </w:rPr>
                              <w:t xml:space="preserve">  AND t.task_status &lt;&gt; 'C'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4090DA8" id="文本框 16" o:spid="_x0000_s1059" type="#_x0000_t202" style="width:415.3pt;height:3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">
                <v:textbox style="mso-fit-shape-to-text:t">
                  <w:txbxContent>
                    <w:p w:rsidR="001F25F3" w:rsidRPr="00A42D55" w:rsidRDefault="001F25F3" w:rsidP="001F25F3">
                      <w:pPr>
                        <w:pStyle w:val="a6"/>
                        <w:spacing w:line="360" w:lineRule="auto"/>
                        <w:ind w:firstLine="480"/>
                        <w:rPr>
                          <w:sz w:val="24"/>
                          <w:szCs w:val="24"/>
                        </w:rPr>
                      </w:pPr>
                      <w:r w:rsidRPr="00A42D55">
                        <w:rPr>
                          <w:sz w:val="24"/>
                          <w:szCs w:val="24"/>
                        </w:rPr>
                        <w:t>SELECT COUNT(1)</w:t>
                      </w:r>
                    </w:p>
                    <w:p w:rsidR="001F25F3" w:rsidRPr="00A42D55" w:rsidRDefault="001F25F3" w:rsidP="001F25F3">
                      <w:pPr>
                        <w:pStyle w:val="a6"/>
                        <w:spacing w:line="360" w:lineRule="auto"/>
                        <w:ind w:firstLine="480"/>
                        <w:rPr>
                          <w:sz w:val="24"/>
                          <w:szCs w:val="24"/>
                        </w:rPr>
                      </w:pPr>
                      <w:r w:rsidRPr="00A42D55">
                        <w:rPr>
                          <w:sz w:val="24"/>
                          <w:szCs w:val="24"/>
                        </w:rPr>
                        <w:t xml:space="preserve">  FROM bas_common.t_eod_task t</w:t>
                      </w:r>
                    </w:p>
                    <w:p w:rsidR="001F25F3" w:rsidRPr="00A42D55" w:rsidRDefault="001F25F3" w:rsidP="001F25F3">
                      <w:pPr>
                        <w:pStyle w:val="a6"/>
                        <w:spacing w:line="360" w:lineRule="auto"/>
                        <w:ind w:firstLine="480"/>
                        <w:rPr>
                          <w:sz w:val="24"/>
                          <w:szCs w:val="24"/>
                        </w:rPr>
                      </w:pPr>
                      <w:r w:rsidRPr="00A42D55">
                        <w:rPr>
                          <w:sz w:val="24"/>
                          <w:szCs w:val="24"/>
                        </w:rPr>
                        <w:t>WHERE t.business_date = DATE '</w:t>
                      </w:r>
                      <w:r w:rsidRPr="00184664">
                        <w:rPr>
                          <w:color w:val="FF0000"/>
                          <w:sz w:val="24"/>
                          <w:szCs w:val="24"/>
                        </w:rPr>
                        <w:t>2021-03-24</w:t>
                      </w:r>
                      <w:r w:rsidRPr="00A42D55">
                        <w:rPr>
                          <w:sz w:val="24"/>
                          <w:szCs w:val="24"/>
                        </w:rPr>
                        <w:t>'</w:t>
                      </w:r>
                    </w:p>
                    <w:p w:rsidR="001F25F3" w:rsidRPr="00072438" w:rsidRDefault="001F25F3" w:rsidP="001F25F3">
                      <w:pPr>
                        <w:pStyle w:val="a6"/>
                        <w:spacing w:line="360" w:lineRule="auto"/>
                        <w:ind w:firstLineChars="0" w:firstLine="0"/>
                        <w:rPr>
                          <w:sz w:val="24"/>
                          <w:szCs w:val="24"/>
                        </w:rPr>
                      </w:pPr>
                      <w:r w:rsidRPr="00A42D55">
                        <w:rPr>
                          <w:sz w:val="24"/>
                          <w:szCs w:val="24"/>
                        </w:rPr>
                        <w:t xml:space="preserve">  AND t.task_status &lt;&gt; 'C'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1F25F3" w:rsidRPr="00184664" w:rsidRDefault="001F25F3" w:rsidP="001F25F3">
      <w:pPr>
        <w:pStyle w:val="a6"/>
        <w:spacing w:line="360" w:lineRule="auto"/>
        <w:ind w:left="360" w:firstLineChars="0" w:firstLine="0"/>
        <w:rPr>
          <w:sz w:val="24"/>
          <w:szCs w:val="24"/>
        </w:rPr>
      </w:pPr>
      <w:r w:rsidRPr="00A42D55">
        <w:rPr>
          <w:rFonts w:hint="eastAsia"/>
          <w:sz w:val="24"/>
          <w:szCs w:val="24"/>
        </w:rPr>
        <w:t>如果输出结果为</w:t>
      </w:r>
      <w:r w:rsidRPr="00A42D55">
        <w:rPr>
          <w:rFonts w:hint="eastAsia"/>
          <w:sz w:val="24"/>
          <w:szCs w:val="24"/>
        </w:rPr>
        <w:t>0</w:t>
      </w:r>
      <w:r w:rsidRPr="00A42D55">
        <w:rPr>
          <w:rFonts w:hint="eastAsia"/>
          <w:sz w:val="24"/>
          <w:szCs w:val="24"/>
        </w:rPr>
        <w:t>，则说明日结已完成，</w:t>
      </w:r>
      <w:r>
        <w:rPr>
          <w:rFonts w:hint="eastAsia"/>
          <w:sz w:val="24"/>
          <w:szCs w:val="24"/>
        </w:rPr>
        <w:t>可以执行切换操作（</w:t>
      </w:r>
      <w:r w:rsidRPr="00A42D55">
        <w:rPr>
          <w:rFonts w:hint="eastAsia"/>
          <w:sz w:val="24"/>
          <w:szCs w:val="24"/>
        </w:rPr>
        <w:t>一般来说，完成时间在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:3</w:t>
      </w:r>
      <w:r>
        <w:rPr>
          <w:sz w:val="24"/>
          <w:szCs w:val="24"/>
        </w:rPr>
        <w:t>0</w:t>
      </w:r>
      <w:r w:rsidRPr="00A42D55">
        <w:rPr>
          <w:rFonts w:hint="eastAsia"/>
          <w:sz w:val="24"/>
          <w:szCs w:val="24"/>
        </w:rPr>
        <w:t>左右</w:t>
      </w:r>
      <w:r>
        <w:rPr>
          <w:rFonts w:hint="eastAsia"/>
          <w:sz w:val="24"/>
          <w:szCs w:val="24"/>
        </w:rPr>
        <w:t>，如</w:t>
      </w:r>
      <w:r>
        <w:rPr>
          <w:rFonts w:hint="eastAsia"/>
          <w:sz w:val="24"/>
          <w:szCs w:val="24"/>
        </w:rPr>
        <w:t>5:3</w:t>
      </w:r>
      <w:r>
        <w:rPr>
          <w:sz w:val="24"/>
          <w:szCs w:val="24"/>
        </w:rPr>
        <w:t>0</w:t>
      </w:r>
      <w:r>
        <w:rPr>
          <w:sz w:val="24"/>
          <w:szCs w:val="24"/>
        </w:rPr>
        <w:t>日结未完成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联系管理人员另行安排</w:t>
      </w:r>
      <w:r>
        <w:rPr>
          <w:rFonts w:hint="eastAsia"/>
          <w:sz w:val="24"/>
          <w:szCs w:val="24"/>
        </w:rPr>
        <w:t>）</w:t>
      </w:r>
      <w:r w:rsidRPr="00A42D55">
        <w:rPr>
          <w:rFonts w:hint="eastAsia"/>
          <w:sz w:val="24"/>
          <w:szCs w:val="24"/>
        </w:rPr>
        <w:t>。</w:t>
      </w:r>
    </w:p>
    <w:p w:rsidR="001F25F3" w:rsidRPr="00546D9C" w:rsidRDefault="001F25F3" w:rsidP="00546D9C"/>
    <w:p w:rsidR="001F25F3" w:rsidRPr="00184664" w:rsidRDefault="001F25F3" w:rsidP="001F25F3">
      <w:pPr>
        <w:ind w:firstLine="420"/>
        <w:rPr>
          <w:b/>
        </w:rPr>
      </w:pPr>
      <w:r>
        <w:rPr>
          <w:b/>
        </w:rPr>
        <w:t>2</w:t>
      </w:r>
      <w:r w:rsidRPr="00184664">
        <w:rPr>
          <w:rFonts w:hint="eastAsia"/>
          <w:b/>
        </w:rPr>
        <w:t>）确认待重启节点服务运行情况</w:t>
      </w:r>
    </w:p>
    <w:p w:rsidR="001F25F3" w:rsidRPr="001F25F3" w:rsidRDefault="001F25F3" w:rsidP="001F25F3"/>
    <w:p w:rsidR="001F25F3" w:rsidRDefault="001F25F3" w:rsidP="001F25F3">
      <w:pPr>
        <w:pStyle w:val="a6"/>
        <w:ind w:left="425" w:firstLineChars="0" w:firstLine="0"/>
      </w:pPr>
      <w:r w:rsidRPr="00171756">
        <w:rPr>
          <w:rFonts w:hint="eastAsia"/>
          <w:sz w:val="24"/>
          <w:szCs w:val="24"/>
        </w:rPr>
        <w:t>使用</w:t>
      </w:r>
      <w:r w:rsidRPr="00171756">
        <w:rPr>
          <w:rFonts w:hint="eastAsia"/>
          <w:sz w:val="24"/>
          <w:szCs w:val="24"/>
        </w:rPr>
        <w:t>betadmin</w:t>
      </w:r>
      <w:r w:rsidRPr="00171756">
        <w:rPr>
          <w:rFonts w:hint="eastAsia"/>
          <w:sz w:val="24"/>
          <w:szCs w:val="24"/>
        </w:rPr>
        <w:t>用户登录</w:t>
      </w:r>
      <w:r w:rsidRPr="00715BB8">
        <w:rPr>
          <w:rFonts w:hint="eastAsia"/>
          <w:sz w:val="24"/>
          <w:szCs w:val="24"/>
        </w:rPr>
        <w:t>SBSG2BASDB</w:t>
      </w:r>
      <w:r>
        <w:rPr>
          <w:rFonts w:hint="eastAsia"/>
          <w:sz w:val="24"/>
          <w:szCs w:val="24"/>
        </w:rPr>
        <w:t>待重启节点，切换至</w:t>
      </w:r>
      <w:r w:rsidRPr="00171756">
        <w:rPr>
          <w:rFonts w:hint="eastAsia"/>
          <w:sz w:val="24"/>
          <w:szCs w:val="24"/>
        </w:rPr>
        <w:t>root</w:t>
      </w:r>
      <w:r w:rsidRPr="00171756">
        <w:rPr>
          <w:rFonts w:hint="eastAsia"/>
          <w:sz w:val="24"/>
          <w:szCs w:val="24"/>
        </w:rPr>
        <w:t>执行如下命令：</w:t>
      </w:r>
      <w:r w:rsidRPr="00072438" w:rsidDel="00171756">
        <w:rPr>
          <w:rFonts w:hint="eastAsia"/>
          <w:sz w:val="24"/>
          <w:szCs w:val="24"/>
        </w:rPr>
        <w:t xml:space="preserve"> </w:t>
      </w:r>
    </w:p>
    <w:p w:rsidR="001F25F3" w:rsidRDefault="001F25F3" w:rsidP="001F25F3">
      <w:pPr>
        <w:pStyle w:val="a6"/>
        <w:ind w:left="425" w:firstLineChars="0" w:firstLine="0"/>
      </w:pPr>
      <w:r>
        <w:rPr>
          <w:noProof/>
        </w:rPr>
        <mc:AlternateContent>
          <mc:Choice Requires="wps">
            <w:drawing>
              <wp:inline distT="0" distB="0" distL="0" distR="0" wp14:anchorId="0C1916EA" wp14:editId="3990CE19">
                <wp:extent cx="5274310" cy="387350"/>
                <wp:effectExtent l="12700" t="6985" r="8890" b="13970"/>
                <wp:docPr id="88" name="文本框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7431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F25F3" w:rsidRPr="00072438" w:rsidRDefault="001F25F3" w:rsidP="001F25F3">
                            <w:pPr>
                              <w:pStyle w:val="a6"/>
                              <w:spacing w:line="360" w:lineRule="auto"/>
                              <w:ind w:firstLineChars="0" w:firstLine="0"/>
                              <w:rPr>
                                <w:sz w:val="24"/>
                                <w:szCs w:val="24"/>
                              </w:rPr>
                            </w:pPr>
                            <w:r w:rsidRPr="00072438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clustat -l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1CC2DC2" id="_x0000_s1060" type="#_x0000_t202" style="width:415.3pt;height:3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">
                <v:textbox style="mso-fit-shape-to-text:t">
                  <w:txbxContent>
                    <w:p w:rsidR="001F25F3" w:rsidRPr="00072438" w:rsidRDefault="001F25F3" w:rsidP="001F25F3">
                      <w:pPr>
                        <w:pStyle w:val="a6"/>
                        <w:spacing w:line="360" w:lineRule="auto"/>
                        <w:ind w:firstLineChars="0" w:firstLine="0"/>
                        <w:rPr>
                          <w:sz w:val="24"/>
                          <w:szCs w:val="24"/>
                        </w:rPr>
                      </w:pPr>
                      <w:r w:rsidRPr="00072438">
                        <w:rPr>
                          <w:rFonts w:hint="eastAsia"/>
                          <w:sz w:val="24"/>
                          <w:szCs w:val="24"/>
                        </w:rPr>
                        <w:t>clustat -l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1F25F3" w:rsidRPr="000D13F3" w:rsidRDefault="00A75CAD" w:rsidP="001F25F3">
      <w:pPr>
        <w:pStyle w:val="a6"/>
        <w:ind w:left="425" w:firstLineChars="0" w:firstLine="0"/>
      </w:pPr>
      <w:r>
        <w:rPr>
          <w:noProof/>
        </w:rPr>
        <w:drawing>
          <wp:inline distT="0" distB="0" distL="0" distR="0" wp14:anchorId="033F6CAD" wp14:editId="3338E949">
            <wp:extent cx="5274310" cy="2131060"/>
            <wp:effectExtent l="0" t="0" r="2540" b="2540"/>
            <wp:docPr id="130" name="图片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5F3" w:rsidRDefault="001F25F3" w:rsidP="001F25F3">
      <w:pPr>
        <w:pStyle w:val="a6"/>
        <w:ind w:left="425" w:firstLineChars="0" w:firstLine="0"/>
        <w:rPr>
          <w:kern w:val="0"/>
        </w:rPr>
      </w:pPr>
      <w:r w:rsidRPr="00171756">
        <w:rPr>
          <w:rFonts w:hint="eastAsia"/>
        </w:rPr>
        <w:t>如上图标识位置实例的实际分布情况显示为</w:t>
      </w:r>
      <w:r w:rsidR="00A75CAD" w:rsidRPr="00715BB8">
        <w:rPr>
          <w:sz w:val="24"/>
          <w:szCs w:val="24"/>
        </w:rPr>
        <w:t>sbsg2basdbhb1.csl.com</w:t>
      </w:r>
      <w:r w:rsidR="00A75CAD" w:rsidRPr="00715BB8">
        <w:rPr>
          <w:rFonts w:hint="eastAsia"/>
          <w:sz w:val="24"/>
          <w:szCs w:val="24"/>
        </w:rPr>
        <w:t>或</w:t>
      </w:r>
      <w:r w:rsidR="00A75CAD" w:rsidRPr="00715BB8">
        <w:rPr>
          <w:sz w:val="24"/>
          <w:szCs w:val="24"/>
        </w:rPr>
        <w:t>sbsg2basdbhb</w:t>
      </w:r>
      <w:r w:rsidR="00A75CAD">
        <w:rPr>
          <w:sz w:val="24"/>
          <w:szCs w:val="24"/>
        </w:rPr>
        <w:t>2</w:t>
      </w:r>
      <w:r w:rsidR="00A75CAD" w:rsidRPr="00715BB8">
        <w:rPr>
          <w:sz w:val="24"/>
          <w:szCs w:val="24"/>
        </w:rPr>
        <w:t>.csl.com</w:t>
      </w:r>
      <w:r w:rsidR="00A75CAD" w:rsidRPr="00715BB8">
        <w:rPr>
          <w:rFonts w:hint="eastAsia"/>
          <w:sz w:val="24"/>
          <w:szCs w:val="24"/>
        </w:rPr>
        <w:t>，当</w:t>
      </w:r>
      <w:r w:rsidR="00A75CAD" w:rsidRPr="00715BB8">
        <w:rPr>
          <w:rFonts w:hint="eastAsia"/>
          <w:sz w:val="24"/>
          <w:szCs w:val="24"/>
        </w:rPr>
        <w:t>owner</w:t>
      </w:r>
      <w:r w:rsidR="00A75CAD" w:rsidRPr="00715BB8">
        <w:rPr>
          <w:rFonts w:hint="eastAsia"/>
          <w:sz w:val="24"/>
          <w:szCs w:val="24"/>
        </w:rPr>
        <w:t>为</w:t>
      </w:r>
      <w:r w:rsidR="00A75CAD" w:rsidRPr="00715BB8">
        <w:rPr>
          <w:sz w:val="24"/>
          <w:szCs w:val="24"/>
        </w:rPr>
        <w:t>sbsg2basdbhb1.csl.com</w:t>
      </w:r>
      <w:r w:rsidR="00A75CAD" w:rsidRPr="00715BB8">
        <w:rPr>
          <w:rFonts w:hint="eastAsia"/>
          <w:sz w:val="24"/>
          <w:szCs w:val="24"/>
        </w:rPr>
        <w:t>表示当前实例运行在</w:t>
      </w:r>
      <w:r w:rsidR="00A75CAD" w:rsidRPr="00715BB8">
        <w:rPr>
          <w:rFonts w:hint="eastAsia"/>
          <w:sz w:val="24"/>
          <w:szCs w:val="24"/>
        </w:rPr>
        <w:t>01</w:t>
      </w:r>
      <w:r w:rsidR="00A75CAD" w:rsidRPr="00715BB8">
        <w:rPr>
          <w:rFonts w:hint="eastAsia"/>
          <w:sz w:val="24"/>
          <w:szCs w:val="24"/>
        </w:rPr>
        <w:t>节点，当</w:t>
      </w:r>
      <w:r w:rsidR="00A75CAD" w:rsidRPr="00715BB8">
        <w:rPr>
          <w:rFonts w:hint="eastAsia"/>
          <w:sz w:val="24"/>
          <w:szCs w:val="24"/>
        </w:rPr>
        <w:t>owner</w:t>
      </w:r>
      <w:r w:rsidR="00A75CAD" w:rsidRPr="00715BB8">
        <w:rPr>
          <w:rFonts w:hint="eastAsia"/>
          <w:sz w:val="24"/>
          <w:szCs w:val="24"/>
        </w:rPr>
        <w:t>为</w:t>
      </w:r>
      <w:r w:rsidR="00A75CAD" w:rsidRPr="00715BB8">
        <w:rPr>
          <w:sz w:val="24"/>
          <w:szCs w:val="24"/>
        </w:rPr>
        <w:t>sbsg2basdbhb</w:t>
      </w:r>
      <w:r w:rsidR="00A75CAD">
        <w:rPr>
          <w:sz w:val="24"/>
          <w:szCs w:val="24"/>
        </w:rPr>
        <w:t>2</w:t>
      </w:r>
      <w:r w:rsidR="00A75CAD" w:rsidRPr="00715BB8">
        <w:rPr>
          <w:sz w:val="24"/>
          <w:szCs w:val="24"/>
        </w:rPr>
        <w:t>.csl.com</w:t>
      </w:r>
      <w:r w:rsidR="00A75CAD" w:rsidRPr="00715BB8">
        <w:rPr>
          <w:rFonts w:hint="eastAsia"/>
          <w:sz w:val="24"/>
          <w:szCs w:val="24"/>
        </w:rPr>
        <w:t>表示当前实例运行在</w:t>
      </w:r>
      <w:r w:rsidR="00A75CAD" w:rsidRPr="00715BB8">
        <w:rPr>
          <w:rFonts w:hint="eastAsia"/>
          <w:sz w:val="24"/>
          <w:szCs w:val="24"/>
        </w:rPr>
        <w:t>02</w:t>
      </w:r>
      <w:r w:rsidR="00A75CAD" w:rsidRPr="00715BB8">
        <w:rPr>
          <w:rFonts w:hint="eastAsia"/>
          <w:sz w:val="24"/>
          <w:szCs w:val="24"/>
        </w:rPr>
        <w:t>节点。</w:t>
      </w:r>
      <w:r w:rsidRPr="00171756">
        <w:rPr>
          <w:rFonts w:hint="eastAsia"/>
        </w:rPr>
        <w:t>查看实例分布情况</w:t>
      </w:r>
      <w:r>
        <w:rPr>
          <w:rFonts w:hint="eastAsia"/>
          <w:kern w:val="0"/>
        </w:rPr>
        <w:t>，如实例运行所在节点与安排重启的节点非同一节点，则执行后续重启步骤。</w:t>
      </w:r>
    </w:p>
    <w:p w:rsidR="001F25F3" w:rsidRDefault="001F25F3" w:rsidP="001F25F3">
      <w:pPr>
        <w:pStyle w:val="a6"/>
        <w:ind w:left="425" w:firstLineChars="0" w:firstLine="0"/>
        <w:rPr>
          <w:kern w:val="0"/>
        </w:rPr>
      </w:pPr>
    </w:p>
    <w:p w:rsidR="001F25F3" w:rsidRDefault="00A75CAD" w:rsidP="001F25F3">
      <w:pPr>
        <w:ind w:firstLine="420"/>
        <w:rPr>
          <w:b/>
        </w:rPr>
      </w:pPr>
      <w:r>
        <w:rPr>
          <w:b/>
        </w:rPr>
        <w:t>3</w:t>
      </w:r>
      <w:r w:rsidR="001F25F3">
        <w:rPr>
          <w:rFonts w:hint="eastAsia"/>
          <w:b/>
        </w:rPr>
        <w:t>）停止集群资源服务及集群基础服务：</w:t>
      </w:r>
    </w:p>
    <w:p w:rsidR="001F25F3" w:rsidRDefault="001F25F3" w:rsidP="001F25F3">
      <w:pPr>
        <w:ind w:left="420" w:firstLine="420"/>
      </w:pPr>
      <w:r>
        <w:rPr>
          <w:rFonts w:hint="eastAsia"/>
        </w:rPr>
        <w:t>在</w:t>
      </w:r>
      <w:r w:rsidR="00A75CAD" w:rsidRPr="00715BB8">
        <w:rPr>
          <w:rFonts w:hint="eastAsia"/>
          <w:sz w:val="24"/>
          <w:szCs w:val="24"/>
        </w:rPr>
        <w:t>SBSG2BASDB</w:t>
      </w:r>
      <w:r>
        <w:rPr>
          <w:rFonts w:hint="eastAsia"/>
        </w:rPr>
        <w:t>待重启节点，保持使用</w:t>
      </w:r>
      <w:r>
        <w:t>root</w:t>
      </w:r>
      <w:r>
        <w:rPr>
          <w:rFonts w:hint="eastAsia"/>
        </w:rPr>
        <w:t>用户，依次执行以下命令停止主机集群资源服务及集群基础服务：</w:t>
      </w:r>
    </w:p>
    <w:tbl>
      <w:tblPr>
        <w:tblStyle w:val="ab"/>
        <w:tblpPr w:leftFromText="180" w:rightFromText="180" w:vertAnchor="text" w:horzAnchor="margin" w:tblpY="16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F25F3" w:rsidTr="00184664">
        <w:tc>
          <w:tcPr>
            <w:tcW w:w="85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25F3" w:rsidRDefault="001F25F3" w:rsidP="00184664">
            <w:pPr>
              <w:spacing w:line="360" w:lineRule="auto"/>
            </w:pPr>
            <w:r>
              <w:t>service rgmanager stop</w:t>
            </w:r>
          </w:p>
          <w:p w:rsidR="001F25F3" w:rsidRDefault="001F25F3" w:rsidP="00184664">
            <w:pPr>
              <w:spacing w:line="360" w:lineRule="auto"/>
            </w:pPr>
            <w:r>
              <w:t>service cman stop</w:t>
            </w:r>
          </w:p>
        </w:tc>
      </w:tr>
    </w:tbl>
    <w:p w:rsidR="001F25F3" w:rsidRDefault="001F25F3" w:rsidP="001F25F3"/>
    <w:p w:rsidR="001F25F3" w:rsidRDefault="001F25F3" w:rsidP="00546D9C">
      <w:pPr>
        <w:pStyle w:val="20"/>
        <w:numPr>
          <w:ilvl w:val="1"/>
          <w:numId w:val="56"/>
        </w:numPr>
      </w:pPr>
      <w:bookmarkStart w:id="319" w:name="_Toc78146532"/>
      <w:r>
        <w:rPr>
          <w:rFonts w:hint="eastAsia"/>
        </w:rPr>
        <w:t>重启服务器</w:t>
      </w:r>
      <w:bookmarkEnd w:id="319"/>
    </w:p>
    <w:p w:rsidR="001F25F3" w:rsidRPr="00184664" w:rsidRDefault="001F25F3" w:rsidP="001F25F3">
      <w:pPr>
        <w:ind w:left="420" w:firstLine="420"/>
        <w:rPr>
          <w:sz w:val="24"/>
          <w:szCs w:val="24"/>
        </w:rPr>
      </w:pPr>
      <w:r w:rsidRPr="00184664">
        <w:rPr>
          <w:sz w:val="24"/>
          <w:szCs w:val="24"/>
        </w:rPr>
        <w:t>1</w:t>
      </w:r>
      <w:r w:rsidRPr="00184664">
        <w:rPr>
          <w:rFonts w:hint="eastAsia"/>
          <w:sz w:val="24"/>
          <w:szCs w:val="24"/>
        </w:rPr>
        <w:t>）在待重启节点上保持当前用户为</w:t>
      </w:r>
      <w:r w:rsidRPr="00184664">
        <w:rPr>
          <w:sz w:val="24"/>
          <w:szCs w:val="24"/>
        </w:rPr>
        <w:t>root</w:t>
      </w:r>
      <w:r w:rsidRPr="00184664">
        <w:rPr>
          <w:rFonts w:hint="eastAsia"/>
          <w:sz w:val="24"/>
          <w:szCs w:val="24"/>
        </w:rPr>
        <w:t>（否则使用</w:t>
      </w:r>
      <w:r w:rsidRPr="00184664">
        <w:rPr>
          <w:sz w:val="24"/>
          <w:szCs w:val="24"/>
        </w:rPr>
        <w:t>betadmin</w:t>
      </w:r>
      <w:r w:rsidRPr="00184664">
        <w:rPr>
          <w:rFonts w:hint="eastAsia"/>
          <w:sz w:val="24"/>
          <w:szCs w:val="24"/>
        </w:rPr>
        <w:t>用户登录</w:t>
      </w:r>
      <w:r w:rsidRPr="00184664">
        <w:rPr>
          <w:sz w:val="24"/>
          <w:szCs w:val="24"/>
        </w:rPr>
        <w:t>putty</w:t>
      </w:r>
      <w:r w:rsidRPr="00184664">
        <w:rPr>
          <w:rFonts w:hint="eastAsia"/>
          <w:sz w:val="24"/>
          <w:szCs w:val="24"/>
        </w:rPr>
        <w:t>，切换至</w:t>
      </w:r>
      <w:r w:rsidRPr="00184664">
        <w:rPr>
          <w:sz w:val="24"/>
          <w:szCs w:val="24"/>
        </w:rPr>
        <w:t>root</w:t>
      </w:r>
      <w:r w:rsidRPr="00184664">
        <w:rPr>
          <w:rFonts w:hint="eastAsia"/>
          <w:sz w:val="24"/>
          <w:szCs w:val="24"/>
        </w:rPr>
        <w:t>用户），执行如下命令重启系统：</w:t>
      </w:r>
    </w:p>
    <w:p w:rsidR="001F25F3" w:rsidRDefault="001F25F3" w:rsidP="001F25F3">
      <w:pPr>
        <w:ind w:firstLineChars="202" w:firstLine="424"/>
      </w:pPr>
      <w:r>
        <w:rPr>
          <w:noProof/>
        </w:rPr>
        <mc:AlternateContent>
          <mc:Choice Requires="wps">
            <w:drawing>
              <wp:inline distT="0" distB="0" distL="0" distR="0" wp14:anchorId="295A7774" wp14:editId="0EA57722">
                <wp:extent cx="5072932" cy="341630"/>
                <wp:effectExtent l="0" t="0" r="13970" b="20320"/>
                <wp:docPr id="89" name="文本框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72932" cy="341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F25F3" w:rsidRDefault="001F25F3" w:rsidP="001F25F3">
                            <w:pPr>
                              <w:pStyle w:val="a6"/>
                              <w:spacing w:line="360" w:lineRule="auto"/>
                              <w:ind w:firstLineChars="0" w:firstLine="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reboot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0197B0E" id="文本框 89" o:spid="_x0000_s1061" type="#_x0000_t202" style="width:399.45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">
                <v:textbox>
                  <w:txbxContent>
                    <w:p w:rsidR="001F25F3" w:rsidRDefault="001F25F3" w:rsidP="001F25F3">
                      <w:pPr>
                        <w:pStyle w:val="a6"/>
                        <w:spacing w:line="360" w:lineRule="auto"/>
                        <w:ind w:firstLineChars="0" w:firstLine="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reboot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1F25F3" w:rsidRPr="00184664" w:rsidRDefault="001F25F3" w:rsidP="001F25F3">
      <w:pPr>
        <w:ind w:left="420" w:firstLine="420"/>
        <w:rPr>
          <w:sz w:val="24"/>
          <w:szCs w:val="24"/>
        </w:rPr>
      </w:pPr>
      <w:r w:rsidRPr="00184664">
        <w:rPr>
          <w:sz w:val="24"/>
          <w:szCs w:val="24"/>
        </w:rPr>
        <w:t>2</w:t>
      </w:r>
      <w:r w:rsidRPr="00184664">
        <w:rPr>
          <w:rFonts w:hint="eastAsia"/>
          <w:sz w:val="24"/>
          <w:szCs w:val="24"/>
        </w:rPr>
        <w:t>）待系统重新启动后，使用</w:t>
      </w:r>
      <w:r w:rsidRPr="00184664">
        <w:rPr>
          <w:sz w:val="24"/>
          <w:szCs w:val="24"/>
        </w:rPr>
        <w:t>betadmin</w:t>
      </w:r>
      <w:r w:rsidRPr="00184664">
        <w:rPr>
          <w:rFonts w:hint="eastAsia"/>
          <w:sz w:val="24"/>
          <w:szCs w:val="24"/>
        </w:rPr>
        <w:t>用户登录重启的服务器并切换到</w:t>
      </w:r>
      <w:r w:rsidRPr="00184664">
        <w:rPr>
          <w:sz w:val="24"/>
          <w:szCs w:val="24"/>
        </w:rPr>
        <w:t>root</w:t>
      </w:r>
      <w:r w:rsidRPr="00184664">
        <w:rPr>
          <w:rFonts w:hint="eastAsia"/>
          <w:sz w:val="24"/>
          <w:szCs w:val="24"/>
        </w:rPr>
        <w:t>用户，执行命令查看</w:t>
      </w:r>
      <w:r w:rsidRPr="00184664">
        <w:rPr>
          <w:sz w:val="24"/>
          <w:szCs w:val="24"/>
        </w:rPr>
        <w:t>cluster</w:t>
      </w:r>
      <w:r w:rsidRPr="00184664">
        <w:rPr>
          <w:rFonts w:hint="eastAsia"/>
          <w:sz w:val="24"/>
          <w:szCs w:val="24"/>
        </w:rPr>
        <w:t>状态：</w:t>
      </w:r>
    </w:p>
    <w:tbl>
      <w:tblPr>
        <w:tblStyle w:val="ab"/>
        <w:tblW w:w="8296" w:type="dxa"/>
        <w:tblInd w:w="500" w:type="dxa"/>
        <w:tblLook w:val="04A0" w:firstRow="1" w:lastRow="0" w:firstColumn="1" w:lastColumn="0" w:noHBand="0" w:noVBand="1"/>
      </w:tblPr>
      <w:tblGrid>
        <w:gridCol w:w="8296"/>
      </w:tblGrid>
      <w:tr w:rsidR="001F25F3" w:rsidTr="00184664">
        <w:tc>
          <w:tcPr>
            <w:tcW w:w="82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25F3" w:rsidRDefault="001F25F3" w:rsidP="00184664">
            <w:pPr>
              <w:pStyle w:val="a6"/>
              <w:spacing w:line="360" w:lineRule="auto"/>
              <w:ind w:firstLineChars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clustat -l</w:t>
            </w:r>
          </w:p>
        </w:tc>
      </w:tr>
    </w:tbl>
    <w:p w:rsidR="001F25F3" w:rsidRPr="00184664" w:rsidRDefault="001F25F3" w:rsidP="001F25F3">
      <w:pPr>
        <w:ind w:left="426" w:firstLine="414"/>
        <w:rPr>
          <w:sz w:val="24"/>
          <w:szCs w:val="24"/>
        </w:rPr>
      </w:pPr>
      <w:r w:rsidRPr="00184664">
        <w:rPr>
          <w:rFonts w:hint="eastAsia"/>
          <w:sz w:val="24"/>
          <w:szCs w:val="24"/>
        </w:rPr>
        <w:t>如果</w:t>
      </w:r>
      <w:r w:rsidRPr="00184664">
        <w:rPr>
          <w:sz w:val="24"/>
          <w:szCs w:val="24"/>
        </w:rPr>
        <w:t>Current State</w:t>
      </w:r>
      <w:r w:rsidRPr="00184664">
        <w:rPr>
          <w:rFonts w:hint="eastAsia"/>
          <w:sz w:val="24"/>
          <w:szCs w:val="24"/>
        </w:rPr>
        <w:t>为“</w:t>
      </w:r>
      <w:r w:rsidRPr="00184664">
        <w:rPr>
          <w:sz w:val="24"/>
          <w:szCs w:val="24"/>
        </w:rPr>
        <w:t>started</w:t>
      </w:r>
      <w:r w:rsidRPr="00184664">
        <w:rPr>
          <w:rFonts w:hint="eastAsia"/>
          <w:sz w:val="24"/>
          <w:szCs w:val="24"/>
        </w:rPr>
        <w:t>”且所有资源为</w:t>
      </w:r>
      <w:r w:rsidRPr="00184664">
        <w:rPr>
          <w:sz w:val="24"/>
          <w:szCs w:val="24"/>
        </w:rPr>
        <w:t>online</w:t>
      </w:r>
      <w:r w:rsidRPr="00184664">
        <w:rPr>
          <w:rFonts w:hint="eastAsia"/>
          <w:sz w:val="24"/>
          <w:szCs w:val="24"/>
        </w:rPr>
        <w:t>状态，表示</w:t>
      </w:r>
      <w:r w:rsidRPr="00184664">
        <w:rPr>
          <w:sz w:val="24"/>
          <w:szCs w:val="24"/>
        </w:rPr>
        <w:t>cluster</w:t>
      </w:r>
      <w:r w:rsidRPr="00184664">
        <w:rPr>
          <w:rFonts w:hint="eastAsia"/>
          <w:sz w:val="24"/>
          <w:szCs w:val="24"/>
        </w:rPr>
        <w:t>状态正常。否则等候</w:t>
      </w:r>
      <w:r w:rsidRPr="00184664">
        <w:rPr>
          <w:sz w:val="24"/>
          <w:szCs w:val="24"/>
        </w:rPr>
        <w:t>5</w:t>
      </w:r>
      <w:r w:rsidRPr="00184664">
        <w:rPr>
          <w:rFonts w:hint="eastAsia"/>
          <w:sz w:val="24"/>
          <w:szCs w:val="24"/>
        </w:rPr>
        <w:t>分钟重新执行</w:t>
      </w:r>
      <w:r w:rsidRPr="00184664">
        <w:rPr>
          <w:sz w:val="24"/>
          <w:szCs w:val="24"/>
        </w:rPr>
        <w:t>clustat -l</w:t>
      </w:r>
      <w:r w:rsidRPr="00184664">
        <w:rPr>
          <w:rFonts w:hint="eastAsia"/>
          <w:sz w:val="24"/>
          <w:szCs w:val="24"/>
        </w:rPr>
        <w:t>查看</w:t>
      </w:r>
      <w:r w:rsidRPr="00184664">
        <w:rPr>
          <w:sz w:val="24"/>
          <w:szCs w:val="24"/>
        </w:rPr>
        <w:t>cluster</w:t>
      </w:r>
      <w:r w:rsidRPr="00184664">
        <w:rPr>
          <w:rFonts w:hint="eastAsia"/>
          <w:sz w:val="24"/>
          <w:szCs w:val="24"/>
        </w:rPr>
        <w:t>状态。</w:t>
      </w:r>
    </w:p>
    <w:p w:rsidR="001F25F3" w:rsidRDefault="00A75CAD" w:rsidP="001F25F3">
      <w:pPr>
        <w:ind w:firstLineChars="202" w:firstLine="485"/>
      </w:pPr>
      <w:r w:rsidRPr="00546D9C">
        <w:rPr>
          <w:noProof/>
          <w:sz w:val="24"/>
          <w:szCs w:val="24"/>
        </w:rPr>
        <w:drawing>
          <wp:inline distT="0" distB="0" distL="0" distR="0" wp14:anchorId="7CD80C98" wp14:editId="07681ABC">
            <wp:extent cx="5267325" cy="2124075"/>
            <wp:effectExtent l="0" t="0" r="9525" b="9525"/>
            <wp:docPr id="131" name="图片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25F3" w:rsidRDefault="001F25F3" w:rsidP="001F25F3"/>
    <w:p w:rsidR="001F25F3" w:rsidRPr="00A876A0" w:rsidRDefault="001F25F3" w:rsidP="00546D9C">
      <w:pPr>
        <w:pStyle w:val="20"/>
        <w:numPr>
          <w:ilvl w:val="1"/>
          <w:numId w:val="56"/>
        </w:numPr>
      </w:pPr>
      <w:bookmarkStart w:id="320" w:name="_Toc78146533"/>
      <w:r>
        <w:t>重启后检查</w:t>
      </w:r>
      <w:bookmarkEnd w:id="320"/>
    </w:p>
    <w:p w:rsidR="001F25F3" w:rsidRDefault="001F25F3" w:rsidP="001F25F3">
      <w:pPr>
        <w:ind w:firstLine="420"/>
        <w:rPr>
          <w:b/>
        </w:rPr>
      </w:pPr>
      <w:r>
        <w:rPr>
          <w:rFonts w:hint="eastAsia"/>
          <w:b/>
        </w:rPr>
        <w:t>检查</w:t>
      </w:r>
      <w:r>
        <w:rPr>
          <w:b/>
        </w:rPr>
        <w:t>filebeat</w:t>
      </w:r>
      <w:r>
        <w:rPr>
          <w:rFonts w:hint="eastAsia"/>
          <w:b/>
        </w:rPr>
        <w:t>进程状态</w:t>
      </w:r>
    </w:p>
    <w:p w:rsidR="001F25F3" w:rsidRDefault="001F25F3" w:rsidP="001F25F3">
      <w:pPr>
        <w:ind w:firstLine="420"/>
        <w:rPr>
          <w:b/>
        </w:rPr>
      </w:pPr>
    </w:p>
    <w:p w:rsidR="001F25F3" w:rsidRDefault="001F25F3" w:rsidP="00546D9C">
      <w:pPr>
        <w:pStyle w:val="a6"/>
        <w:numPr>
          <w:ilvl w:val="0"/>
          <w:numId w:val="70"/>
        </w:numPr>
        <w:ind w:firstLineChars="0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使用betadmin用户登录重启服务器，执行以下命令检查filebeat进程是否存在：</w:t>
      </w:r>
    </w:p>
    <w:tbl>
      <w:tblPr>
        <w:tblStyle w:val="ab"/>
        <w:tblW w:w="8296" w:type="dxa"/>
        <w:tblInd w:w="500" w:type="dxa"/>
        <w:tblLook w:val="04A0" w:firstRow="1" w:lastRow="0" w:firstColumn="1" w:lastColumn="0" w:noHBand="0" w:noVBand="1"/>
      </w:tblPr>
      <w:tblGrid>
        <w:gridCol w:w="8296"/>
      </w:tblGrid>
      <w:tr w:rsidR="001F25F3" w:rsidTr="00184664">
        <w:tc>
          <w:tcPr>
            <w:tcW w:w="82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25F3" w:rsidRDefault="001F25F3" w:rsidP="00184664">
            <w:pPr>
              <w:pStyle w:val="a6"/>
              <w:spacing w:line="360" w:lineRule="auto"/>
              <w:ind w:firstLineChars="0" w:firstLine="0"/>
              <w:rPr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</w:rPr>
              <w:t>ps -ef | grep filebeat</w:t>
            </w:r>
          </w:p>
        </w:tc>
      </w:tr>
    </w:tbl>
    <w:p w:rsidR="001F25F3" w:rsidRDefault="001F25F3" w:rsidP="001F25F3">
      <w:pPr>
        <w:rPr>
          <w:rFonts w:ascii="宋体" w:hAnsi="宋体"/>
          <w:color w:val="000000"/>
        </w:rPr>
      </w:pPr>
    </w:p>
    <w:p w:rsidR="001F25F3" w:rsidRDefault="001F25F3" w:rsidP="00546D9C">
      <w:pPr>
        <w:pStyle w:val="a6"/>
        <w:numPr>
          <w:ilvl w:val="0"/>
          <w:numId w:val="70"/>
        </w:numPr>
        <w:ind w:firstLineChars="0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如filebeat进程不存在，则执行以下命令启动进程（使用betadmin）：</w:t>
      </w:r>
    </w:p>
    <w:tbl>
      <w:tblPr>
        <w:tblStyle w:val="ab"/>
        <w:tblW w:w="8296" w:type="dxa"/>
        <w:tblInd w:w="500" w:type="dxa"/>
        <w:tblLook w:val="04A0" w:firstRow="1" w:lastRow="0" w:firstColumn="1" w:lastColumn="0" w:noHBand="0" w:noVBand="1"/>
      </w:tblPr>
      <w:tblGrid>
        <w:gridCol w:w="8296"/>
      </w:tblGrid>
      <w:tr w:rsidR="001F25F3" w:rsidTr="00184664">
        <w:tc>
          <w:tcPr>
            <w:tcW w:w="82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25F3" w:rsidRDefault="001F25F3" w:rsidP="00184664">
            <w:pPr>
              <w:pStyle w:val="a6"/>
              <w:spacing w:line="360" w:lineRule="auto"/>
              <w:ind w:firstLineChars="0" w:firstLine="0"/>
              <w:rPr>
                <w:sz w:val="24"/>
                <w:szCs w:val="24"/>
              </w:rPr>
            </w:pPr>
            <w:r>
              <w:rPr>
                <w:rFonts w:ascii="宋体" w:hAnsi="宋体" w:hint="eastAsia"/>
              </w:rPr>
              <w:t>service filebeat5 start</w:t>
            </w:r>
          </w:p>
        </w:tc>
      </w:tr>
    </w:tbl>
    <w:p w:rsidR="001F25F3" w:rsidRDefault="001F25F3" w:rsidP="001F25F3">
      <w:pPr>
        <w:rPr>
          <w:rFonts w:ascii="宋体" w:hAnsi="宋体"/>
          <w:color w:val="000000"/>
        </w:rPr>
      </w:pPr>
    </w:p>
    <w:p w:rsidR="001F25F3" w:rsidRDefault="001F25F3" w:rsidP="00546D9C">
      <w:pPr>
        <w:pStyle w:val="a6"/>
        <w:numPr>
          <w:ilvl w:val="0"/>
          <w:numId w:val="70"/>
        </w:numPr>
        <w:ind w:firstLineChars="0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进程手工启动后再次检查filebeat进程是否存在（使用betadmin）：</w:t>
      </w:r>
    </w:p>
    <w:tbl>
      <w:tblPr>
        <w:tblStyle w:val="ab"/>
        <w:tblW w:w="8296" w:type="dxa"/>
        <w:tblInd w:w="500" w:type="dxa"/>
        <w:tblLook w:val="04A0" w:firstRow="1" w:lastRow="0" w:firstColumn="1" w:lastColumn="0" w:noHBand="0" w:noVBand="1"/>
      </w:tblPr>
      <w:tblGrid>
        <w:gridCol w:w="8296"/>
      </w:tblGrid>
      <w:tr w:rsidR="001F25F3" w:rsidTr="00184664">
        <w:tc>
          <w:tcPr>
            <w:tcW w:w="82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25F3" w:rsidRDefault="001F25F3" w:rsidP="00184664">
            <w:pPr>
              <w:pStyle w:val="a6"/>
              <w:spacing w:line="360" w:lineRule="auto"/>
              <w:ind w:firstLineChars="0" w:firstLine="0"/>
              <w:rPr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</w:rPr>
              <w:t>ps -ef | grep filebeat</w:t>
            </w:r>
          </w:p>
        </w:tc>
      </w:tr>
    </w:tbl>
    <w:p w:rsidR="001F25F3" w:rsidRDefault="001F25F3" w:rsidP="001F25F3">
      <w:pPr>
        <w:rPr>
          <w:rFonts w:ascii="宋体" w:hAnsi="宋体"/>
          <w:color w:val="000000"/>
        </w:rPr>
      </w:pPr>
    </w:p>
    <w:p w:rsidR="00A84750" w:rsidRPr="00B05E16" w:rsidRDefault="001F25F3" w:rsidP="00A84750">
      <w:pPr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ab/>
      </w:r>
      <w:r w:rsidR="00A84750" w:rsidRPr="00B05E16">
        <w:rPr>
          <w:rFonts w:hint="eastAsia"/>
          <w:b/>
        </w:rPr>
        <w:t>检查</w:t>
      </w:r>
      <w:r w:rsidR="00A84750">
        <w:rPr>
          <w:rFonts w:hint="eastAsia"/>
          <w:b/>
        </w:rPr>
        <w:t>监控</w:t>
      </w:r>
      <w:r w:rsidR="00A84750" w:rsidRPr="00B05E16">
        <w:rPr>
          <w:rFonts w:hint="eastAsia"/>
          <w:b/>
        </w:rPr>
        <w:t>进程状态</w:t>
      </w:r>
    </w:p>
    <w:p w:rsidR="00A84750" w:rsidRPr="008D30AF" w:rsidRDefault="00A84750" w:rsidP="00A84750">
      <w:pPr>
        <w:pStyle w:val="a6"/>
        <w:numPr>
          <w:ilvl w:val="0"/>
          <w:numId w:val="76"/>
        </w:numPr>
        <w:ind w:firstLineChars="0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使用betadmin用户执行以下命令检查</w:t>
      </w:r>
      <w:r w:rsidRPr="008D30AF">
        <w:rPr>
          <w:rFonts w:ascii="宋体" w:hAnsi="宋体" w:hint="eastAsia"/>
        </w:rPr>
        <w:t>zabbix-agent</w:t>
      </w:r>
      <w:r>
        <w:rPr>
          <w:rFonts w:ascii="宋体" w:hAnsi="宋体" w:hint="eastAsia"/>
          <w:color w:val="000000"/>
        </w:rPr>
        <w:t>服务状态：</w:t>
      </w:r>
    </w:p>
    <w:tbl>
      <w:tblPr>
        <w:tblStyle w:val="ab"/>
        <w:tblW w:w="8296" w:type="dxa"/>
        <w:tblInd w:w="500" w:type="dxa"/>
        <w:tblLook w:val="04A0" w:firstRow="1" w:lastRow="0" w:firstColumn="1" w:lastColumn="0" w:noHBand="0" w:noVBand="1"/>
      </w:tblPr>
      <w:tblGrid>
        <w:gridCol w:w="8296"/>
      </w:tblGrid>
      <w:tr w:rsidR="00A84750" w:rsidTr="008D30AF">
        <w:tc>
          <w:tcPr>
            <w:tcW w:w="8296" w:type="dxa"/>
          </w:tcPr>
          <w:p w:rsidR="00A84750" w:rsidRPr="008D30AF" w:rsidRDefault="00A84750" w:rsidP="008D30AF">
            <w:pPr>
              <w:rPr>
                <w:rFonts w:ascii="宋体" w:hAnsi="宋体"/>
                <w:color w:val="000000"/>
              </w:rPr>
            </w:pPr>
            <w:r w:rsidRPr="008D30AF">
              <w:rPr>
                <w:rFonts w:ascii="宋体" w:hAnsi="宋体" w:hint="eastAsia"/>
              </w:rPr>
              <w:t>/etc/init.d/zabbix-agent status</w:t>
            </w:r>
          </w:p>
        </w:tc>
      </w:tr>
    </w:tbl>
    <w:p w:rsidR="00A84750" w:rsidRDefault="00A84750" w:rsidP="00A84750">
      <w:pPr>
        <w:pStyle w:val="a6"/>
        <w:ind w:left="785" w:firstLineChars="0" w:firstLine="0"/>
        <w:rPr>
          <w:rFonts w:ascii="宋体" w:hAnsi="宋体"/>
          <w:color w:val="000000"/>
        </w:rPr>
      </w:pPr>
    </w:p>
    <w:p w:rsidR="00A84750" w:rsidRPr="008D30AF" w:rsidRDefault="00A84750" w:rsidP="00A84750">
      <w:pPr>
        <w:pStyle w:val="a6"/>
        <w:numPr>
          <w:ilvl w:val="0"/>
          <w:numId w:val="76"/>
        </w:numPr>
        <w:ind w:firstLineChars="0"/>
        <w:rPr>
          <w:rFonts w:ascii="宋体" w:hAnsi="宋体"/>
          <w:color w:val="000000"/>
        </w:rPr>
      </w:pPr>
      <w:r w:rsidRPr="008D30AF">
        <w:rPr>
          <w:rFonts w:ascii="宋体" w:hAnsi="宋体" w:hint="eastAsia"/>
          <w:color w:val="000000"/>
          <w:highlight w:val="yellow"/>
        </w:rPr>
        <w:t>如</w:t>
      </w:r>
      <w:r w:rsidRPr="008D30AF">
        <w:rPr>
          <w:rFonts w:ascii="宋体" w:hAnsi="宋体" w:hint="eastAsia"/>
          <w:highlight w:val="yellow"/>
        </w:rPr>
        <w:t>zabbix-agent</w:t>
      </w:r>
      <w:r w:rsidRPr="008D30AF">
        <w:rPr>
          <w:rFonts w:ascii="宋体" w:hAnsi="宋体" w:hint="eastAsia"/>
          <w:color w:val="000000"/>
          <w:highlight w:val="yellow"/>
        </w:rPr>
        <w:t>服务未启动</w:t>
      </w:r>
      <w:r>
        <w:rPr>
          <w:rFonts w:ascii="宋体" w:hAnsi="宋体" w:hint="eastAsia"/>
          <w:color w:val="000000"/>
        </w:rPr>
        <w:t>，</w:t>
      </w:r>
      <w:r w:rsidR="00CC3C7B">
        <w:rPr>
          <w:rFonts w:ascii="宋体" w:hAnsi="宋体" w:hint="eastAsia"/>
          <w:color w:val="000000"/>
        </w:rPr>
        <w:t>则切换至root用户执行以下命令启动进程</w:t>
      </w:r>
      <w:r>
        <w:rPr>
          <w:rFonts w:ascii="宋体" w:hAnsi="宋体" w:hint="eastAsia"/>
          <w:color w:val="000000"/>
        </w:rPr>
        <w:t>：</w:t>
      </w:r>
    </w:p>
    <w:tbl>
      <w:tblPr>
        <w:tblStyle w:val="ab"/>
        <w:tblW w:w="8296" w:type="dxa"/>
        <w:tblInd w:w="500" w:type="dxa"/>
        <w:tblLook w:val="04A0" w:firstRow="1" w:lastRow="0" w:firstColumn="1" w:lastColumn="0" w:noHBand="0" w:noVBand="1"/>
      </w:tblPr>
      <w:tblGrid>
        <w:gridCol w:w="8296"/>
      </w:tblGrid>
      <w:tr w:rsidR="00A84750" w:rsidTr="008D30AF">
        <w:tc>
          <w:tcPr>
            <w:tcW w:w="8296" w:type="dxa"/>
          </w:tcPr>
          <w:p w:rsidR="00A84750" w:rsidRPr="008D30AF" w:rsidRDefault="00A84750" w:rsidP="008D30AF">
            <w:pPr>
              <w:rPr>
                <w:rFonts w:ascii="宋体" w:hAnsi="宋体"/>
                <w:color w:val="000000"/>
              </w:rPr>
            </w:pPr>
            <w:r w:rsidRPr="008D30AF">
              <w:rPr>
                <w:rFonts w:ascii="宋体" w:hAnsi="宋体" w:hint="eastAsia"/>
              </w:rPr>
              <w:t xml:space="preserve">/etc/init.d/zabbix-agent </w:t>
            </w:r>
            <w:r>
              <w:rPr>
                <w:rFonts w:ascii="宋体" w:hAnsi="宋体" w:hint="eastAsia"/>
              </w:rPr>
              <w:t>start</w:t>
            </w:r>
          </w:p>
        </w:tc>
      </w:tr>
    </w:tbl>
    <w:p w:rsidR="00A84750" w:rsidRDefault="00A84750" w:rsidP="00A84750">
      <w:pPr>
        <w:pStyle w:val="a6"/>
        <w:ind w:left="785" w:firstLineChars="0" w:firstLine="0"/>
        <w:rPr>
          <w:rFonts w:ascii="宋体" w:hAnsi="宋体"/>
          <w:color w:val="000000"/>
        </w:rPr>
      </w:pPr>
    </w:p>
    <w:p w:rsidR="00A84750" w:rsidRPr="008D30AF" w:rsidRDefault="00A84750" w:rsidP="00A84750">
      <w:pPr>
        <w:pStyle w:val="a6"/>
        <w:numPr>
          <w:ilvl w:val="0"/>
          <w:numId w:val="76"/>
        </w:numPr>
        <w:ind w:firstLineChars="0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进程手工启动后再次检查</w:t>
      </w:r>
      <w:r w:rsidRPr="008D30AF">
        <w:rPr>
          <w:rFonts w:ascii="宋体" w:hAnsi="宋体" w:hint="eastAsia"/>
        </w:rPr>
        <w:t>zabbix-agent</w:t>
      </w:r>
      <w:r>
        <w:rPr>
          <w:rFonts w:ascii="宋体" w:hAnsi="宋体" w:hint="eastAsia"/>
          <w:color w:val="000000"/>
        </w:rPr>
        <w:t>服务状态已启动（使用betadmin）：</w:t>
      </w:r>
    </w:p>
    <w:tbl>
      <w:tblPr>
        <w:tblStyle w:val="ab"/>
        <w:tblW w:w="8296" w:type="dxa"/>
        <w:tblInd w:w="500" w:type="dxa"/>
        <w:tblLook w:val="04A0" w:firstRow="1" w:lastRow="0" w:firstColumn="1" w:lastColumn="0" w:noHBand="0" w:noVBand="1"/>
      </w:tblPr>
      <w:tblGrid>
        <w:gridCol w:w="8296"/>
      </w:tblGrid>
      <w:tr w:rsidR="00A84750" w:rsidTr="008D30AF">
        <w:tc>
          <w:tcPr>
            <w:tcW w:w="8296" w:type="dxa"/>
          </w:tcPr>
          <w:p w:rsidR="00A84750" w:rsidRPr="008D30AF" w:rsidRDefault="00A84750" w:rsidP="008D30AF">
            <w:pPr>
              <w:rPr>
                <w:rFonts w:ascii="宋体" w:hAnsi="宋体"/>
                <w:color w:val="000000"/>
              </w:rPr>
            </w:pPr>
            <w:r w:rsidRPr="008D30AF">
              <w:rPr>
                <w:rFonts w:ascii="宋体" w:hAnsi="宋体" w:hint="eastAsia"/>
              </w:rPr>
              <w:t>/etc/init.d/zabbix-agent status</w:t>
            </w:r>
          </w:p>
        </w:tc>
      </w:tr>
    </w:tbl>
    <w:p w:rsidR="00A84750" w:rsidRPr="008D30AF" w:rsidRDefault="00A84750" w:rsidP="00A84750">
      <w:pPr>
        <w:rPr>
          <w:rFonts w:ascii="宋体" w:hAnsi="宋体"/>
          <w:color w:val="000000"/>
        </w:rPr>
      </w:pPr>
    </w:p>
    <w:p w:rsidR="001F25F3" w:rsidRPr="00A84750" w:rsidRDefault="001F25F3" w:rsidP="001F25F3">
      <w:pPr>
        <w:rPr>
          <w:rFonts w:ascii="宋体" w:hAnsi="宋体"/>
          <w:color w:val="000000"/>
        </w:rPr>
      </w:pPr>
    </w:p>
    <w:p w:rsidR="001F25F3" w:rsidRDefault="001F25F3" w:rsidP="001F25F3">
      <w:pPr>
        <w:ind w:left="425"/>
        <w:rPr>
          <w:rFonts w:ascii="Calibri" w:hAnsi="Calibri"/>
          <w:color w:val="000000"/>
        </w:rPr>
      </w:pPr>
    </w:p>
    <w:p w:rsidR="00A84750" w:rsidRDefault="00A84750">
      <w:pPr>
        <w:widowControl/>
        <w:jc w:val="left"/>
        <w:rPr>
          <w:noProof/>
          <w:szCs w:val="21"/>
        </w:rPr>
      </w:pPr>
      <w:r>
        <w:rPr>
          <w:noProof/>
          <w:szCs w:val="21"/>
        </w:rPr>
        <w:br w:type="page"/>
      </w:r>
    </w:p>
    <w:p w:rsidR="001F25F3" w:rsidRDefault="001F25F3" w:rsidP="001F25F3">
      <w:pPr>
        <w:pStyle w:val="a6"/>
        <w:spacing w:line="360" w:lineRule="auto"/>
        <w:ind w:firstLineChars="0"/>
        <w:rPr>
          <w:noProof/>
          <w:szCs w:val="21"/>
        </w:rPr>
      </w:pPr>
    </w:p>
    <w:p w:rsidR="001F25F3" w:rsidRPr="00824C83" w:rsidRDefault="001F25F3" w:rsidP="001F25F3">
      <w:pPr>
        <w:spacing w:line="360" w:lineRule="auto"/>
        <w:rPr>
          <w:noProof/>
          <w:szCs w:val="21"/>
        </w:rPr>
      </w:pPr>
    </w:p>
    <w:p w:rsidR="001F25F3" w:rsidRDefault="00A75CAD" w:rsidP="001F25F3">
      <w:pPr>
        <w:pStyle w:val="1"/>
      </w:pPr>
      <w:bookmarkStart w:id="321" w:name="_Toc78146534"/>
      <w:r>
        <w:t>SBSG2IRMDB</w:t>
      </w:r>
      <w:r w:rsidR="001F25F3">
        <w:rPr>
          <w:rFonts w:hint="eastAsia"/>
        </w:rPr>
        <w:t>服务器</w:t>
      </w:r>
      <w:r w:rsidR="00262301">
        <w:rPr>
          <w:rFonts w:hint="eastAsia"/>
        </w:rPr>
        <w:t>备机</w:t>
      </w:r>
      <w:r w:rsidR="001F25F3">
        <w:rPr>
          <w:rFonts w:hint="eastAsia"/>
        </w:rPr>
        <w:t>重启</w:t>
      </w:r>
      <w:bookmarkEnd w:id="321"/>
    </w:p>
    <w:p w:rsidR="001F25F3" w:rsidRDefault="001F25F3" w:rsidP="00546D9C">
      <w:pPr>
        <w:pStyle w:val="20"/>
        <w:numPr>
          <w:ilvl w:val="1"/>
          <w:numId w:val="57"/>
        </w:numPr>
      </w:pPr>
      <w:bookmarkStart w:id="322" w:name="_Toc78146535"/>
      <w:r>
        <w:t>系统列表</w:t>
      </w:r>
      <w:bookmarkEnd w:id="322"/>
      <w:r>
        <w:rPr>
          <w:rFonts w:hint="eastAsia"/>
        </w:rPr>
        <w:t xml:space="preserve"> </w:t>
      </w:r>
    </w:p>
    <w:tbl>
      <w:tblPr>
        <w:tblW w:w="4540" w:type="dxa"/>
        <w:tblInd w:w="93" w:type="dxa"/>
        <w:tblLook w:val="04A0" w:firstRow="1" w:lastRow="0" w:firstColumn="1" w:lastColumn="0" w:noHBand="0" w:noVBand="1"/>
      </w:tblPr>
      <w:tblGrid>
        <w:gridCol w:w="2400"/>
        <w:gridCol w:w="2140"/>
      </w:tblGrid>
      <w:tr w:rsidR="001F25F3" w:rsidRPr="00A0046C" w:rsidTr="00184664">
        <w:trPr>
          <w:trHeight w:val="285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25F3" w:rsidRPr="008B2E55" w:rsidRDefault="001F25F3" w:rsidP="00184664">
            <w:pPr>
              <w:rPr>
                <w:sz w:val="24"/>
              </w:rPr>
            </w:pPr>
            <w:r w:rsidRPr="008B2E55">
              <w:rPr>
                <w:rFonts w:hint="eastAsia"/>
                <w:sz w:val="24"/>
              </w:rPr>
              <w:t>主机名</w:t>
            </w:r>
          </w:p>
        </w:tc>
        <w:tc>
          <w:tcPr>
            <w:tcW w:w="2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25F3" w:rsidRPr="008B2E55" w:rsidRDefault="001F25F3" w:rsidP="00184664">
            <w:pPr>
              <w:rPr>
                <w:sz w:val="24"/>
              </w:rPr>
            </w:pPr>
            <w:r w:rsidRPr="008B2E55">
              <w:rPr>
                <w:rFonts w:hint="eastAsia"/>
                <w:sz w:val="24"/>
              </w:rPr>
              <w:t>IP</w:t>
            </w:r>
            <w:r w:rsidRPr="008B2E55">
              <w:rPr>
                <w:rFonts w:hint="eastAsia"/>
                <w:sz w:val="24"/>
              </w:rPr>
              <w:t>地址</w:t>
            </w:r>
          </w:p>
        </w:tc>
      </w:tr>
      <w:tr w:rsidR="00A75CAD" w:rsidTr="00546D9C">
        <w:trPr>
          <w:trHeight w:val="285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5CAD" w:rsidRPr="008B2E55" w:rsidRDefault="00A75CAD" w:rsidP="00A75CAD">
            <w:pPr>
              <w:rPr>
                <w:sz w:val="24"/>
              </w:rPr>
            </w:pPr>
            <w:r w:rsidRPr="00184664">
              <w:rPr>
                <w:sz w:val="24"/>
              </w:rPr>
              <w:t>SBSG2IRMDBA01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5CAD" w:rsidRPr="008B2E55" w:rsidRDefault="00A75CAD" w:rsidP="00A75CAD">
            <w:pPr>
              <w:rPr>
                <w:sz w:val="24"/>
              </w:rPr>
            </w:pPr>
            <w:r w:rsidRPr="00184664">
              <w:rPr>
                <w:sz w:val="24"/>
              </w:rPr>
              <w:t>4.190.88.1</w:t>
            </w:r>
          </w:p>
        </w:tc>
      </w:tr>
      <w:tr w:rsidR="00A75CAD" w:rsidTr="00546D9C">
        <w:trPr>
          <w:trHeight w:val="285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5CAD" w:rsidRPr="008B2E55" w:rsidRDefault="00A75CAD" w:rsidP="00A75CAD">
            <w:pPr>
              <w:rPr>
                <w:sz w:val="24"/>
              </w:rPr>
            </w:pPr>
            <w:r w:rsidRPr="00184664">
              <w:rPr>
                <w:sz w:val="24"/>
              </w:rPr>
              <w:t>SBSG2IRMDBA02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75CAD" w:rsidRPr="008B2E55" w:rsidRDefault="00A75CAD" w:rsidP="00A75CAD">
            <w:pPr>
              <w:rPr>
                <w:sz w:val="24"/>
              </w:rPr>
            </w:pPr>
            <w:r w:rsidRPr="00184664">
              <w:rPr>
                <w:sz w:val="24"/>
              </w:rPr>
              <w:t>4.190.88.2</w:t>
            </w:r>
          </w:p>
        </w:tc>
      </w:tr>
      <w:tr w:rsidR="00A75CAD" w:rsidTr="00546D9C">
        <w:trPr>
          <w:trHeight w:val="285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75CAD" w:rsidRPr="008B2E55" w:rsidRDefault="00A75CAD" w:rsidP="00A75CAD">
            <w:pPr>
              <w:rPr>
                <w:sz w:val="24"/>
              </w:rPr>
            </w:pPr>
            <w:r w:rsidRPr="00184664">
              <w:rPr>
                <w:sz w:val="24"/>
              </w:rPr>
              <w:t>SBSG2IRMDB</w:t>
            </w:r>
            <w:r w:rsidRPr="00184664">
              <w:rPr>
                <w:rFonts w:hint="eastAsia"/>
                <w:sz w:val="24"/>
              </w:rPr>
              <w:t>（</w:t>
            </w:r>
            <w:r w:rsidRPr="00184664">
              <w:rPr>
                <w:sz w:val="24"/>
              </w:rPr>
              <w:t>VIP</w:t>
            </w:r>
            <w:r w:rsidRPr="00184664">
              <w:rPr>
                <w:rFonts w:hint="eastAsia"/>
                <w:sz w:val="24"/>
              </w:rPr>
              <w:t>）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75CAD" w:rsidRPr="008B2E55" w:rsidRDefault="00A75CAD" w:rsidP="00A75CAD">
            <w:pPr>
              <w:rPr>
                <w:sz w:val="24"/>
              </w:rPr>
            </w:pPr>
            <w:r w:rsidRPr="00184664">
              <w:rPr>
                <w:sz w:val="24"/>
              </w:rPr>
              <w:t>4.190.88.3</w:t>
            </w:r>
          </w:p>
        </w:tc>
      </w:tr>
    </w:tbl>
    <w:p w:rsidR="001F25F3" w:rsidRPr="00184664" w:rsidRDefault="001F25F3" w:rsidP="001F25F3">
      <w:pPr>
        <w:rPr>
          <w:sz w:val="24"/>
        </w:rPr>
      </w:pPr>
    </w:p>
    <w:p w:rsidR="001F25F3" w:rsidRDefault="001F25F3" w:rsidP="00546D9C">
      <w:pPr>
        <w:pStyle w:val="20"/>
        <w:numPr>
          <w:ilvl w:val="1"/>
          <w:numId w:val="57"/>
        </w:numPr>
      </w:pPr>
      <w:bookmarkStart w:id="323" w:name="_Toc78146536"/>
      <w:r>
        <w:rPr>
          <w:rFonts w:hint="eastAsia"/>
        </w:rPr>
        <w:t>重启前操作</w:t>
      </w:r>
      <w:bookmarkEnd w:id="323"/>
    </w:p>
    <w:p w:rsidR="00287D13" w:rsidRPr="00287D13" w:rsidRDefault="00287D13" w:rsidP="00546D9C">
      <w:pPr>
        <w:pStyle w:val="a6"/>
        <w:ind w:left="425" w:firstLineChars="0" w:firstLine="0"/>
        <w:rPr>
          <w:b/>
          <w:color w:val="FF0000"/>
          <w:sz w:val="22"/>
        </w:rPr>
      </w:pPr>
      <w:r w:rsidRPr="00287D13">
        <w:rPr>
          <w:b/>
          <w:color w:val="FF0000"/>
          <w:sz w:val="22"/>
          <w:highlight w:val="yellow"/>
        </w:rPr>
        <w:t>注</w:t>
      </w:r>
      <w:r w:rsidRPr="00287D13">
        <w:rPr>
          <w:rFonts w:hint="eastAsia"/>
          <w:b/>
          <w:color w:val="FF0000"/>
          <w:sz w:val="22"/>
          <w:highlight w:val="yellow"/>
        </w:rPr>
        <w:t>：</w:t>
      </w:r>
      <w:r w:rsidRPr="00287D13">
        <w:rPr>
          <w:b/>
          <w:color w:val="FF0000"/>
          <w:sz w:val="22"/>
          <w:highlight w:val="yellow"/>
        </w:rPr>
        <w:t>所有重启操作避开整点</w:t>
      </w:r>
      <w:r w:rsidRPr="00287D13">
        <w:rPr>
          <w:rFonts w:hint="eastAsia"/>
          <w:b/>
          <w:color w:val="FF0000"/>
          <w:sz w:val="22"/>
          <w:highlight w:val="yellow"/>
        </w:rPr>
        <w:t>，</w:t>
      </w:r>
      <w:r w:rsidRPr="00287D13">
        <w:rPr>
          <w:b/>
          <w:color w:val="FF0000"/>
          <w:sz w:val="22"/>
          <w:highlight w:val="yellow"/>
        </w:rPr>
        <w:t>暂定义安全时间段为</w:t>
      </w:r>
      <w:r w:rsidRPr="00287D13">
        <w:rPr>
          <w:rFonts w:hint="eastAsia"/>
          <w:b/>
          <w:color w:val="FF0000"/>
          <w:sz w:val="22"/>
          <w:highlight w:val="yellow"/>
        </w:rPr>
        <w:t>2:1</w:t>
      </w:r>
      <w:r w:rsidRPr="00287D13">
        <w:rPr>
          <w:b/>
          <w:color w:val="FF0000"/>
          <w:sz w:val="22"/>
          <w:highlight w:val="yellow"/>
        </w:rPr>
        <w:t>5-2</w:t>
      </w:r>
      <w:r w:rsidRPr="00287D13">
        <w:rPr>
          <w:rFonts w:hint="eastAsia"/>
          <w:b/>
          <w:color w:val="FF0000"/>
          <w:sz w:val="22"/>
          <w:highlight w:val="yellow"/>
        </w:rPr>
        <w:t>:4</w:t>
      </w:r>
      <w:r w:rsidRPr="00287D13">
        <w:rPr>
          <w:b/>
          <w:color w:val="FF0000"/>
          <w:sz w:val="22"/>
          <w:highlight w:val="yellow"/>
        </w:rPr>
        <w:t>5</w:t>
      </w:r>
      <w:r w:rsidRPr="00287D13">
        <w:rPr>
          <w:rFonts w:hint="eastAsia"/>
          <w:b/>
          <w:color w:val="FF0000"/>
          <w:sz w:val="22"/>
          <w:highlight w:val="yellow"/>
        </w:rPr>
        <w:t>、</w:t>
      </w:r>
      <w:r w:rsidRPr="00287D13">
        <w:rPr>
          <w:rFonts w:hint="eastAsia"/>
          <w:b/>
          <w:color w:val="FF0000"/>
          <w:sz w:val="22"/>
          <w:highlight w:val="yellow"/>
        </w:rPr>
        <w:t>3:1</w:t>
      </w:r>
      <w:r w:rsidRPr="00287D13">
        <w:rPr>
          <w:b/>
          <w:color w:val="FF0000"/>
          <w:sz w:val="22"/>
          <w:highlight w:val="yellow"/>
        </w:rPr>
        <w:t>5-3</w:t>
      </w:r>
      <w:r w:rsidRPr="00287D13">
        <w:rPr>
          <w:rFonts w:hint="eastAsia"/>
          <w:b/>
          <w:color w:val="FF0000"/>
          <w:sz w:val="22"/>
          <w:highlight w:val="yellow"/>
        </w:rPr>
        <w:t>:4</w:t>
      </w:r>
      <w:r w:rsidRPr="00287D13">
        <w:rPr>
          <w:b/>
          <w:color w:val="FF0000"/>
          <w:sz w:val="22"/>
          <w:highlight w:val="yellow"/>
        </w:rPr>
        <w:t>5</w:t>
      </w:r>
      <w:r w:rsidRPr="00287D13">
        <w:rPr>
          <w:rFonts w:hint="eastAsia"/>
          <w:b/>
          <w:color w:val="FF0000"/>
          <w:sz w:val="22"/>
          <w:highlight w:val="yellow"/>
        </w:rPr>
        <w:t>，</w:t>
      </w:r>
      <w:r w:rsidRPr="00287D13">
        <w:rPr>
          <w:b/>
          <w:color w:val="FF0000"/>
          <w:sz w:val="22"/>
          <w:highlight w:val="yellow"/>
        </w:rPr>
        <w:t>重启操作在此时间段执行</w:t>
      </w:r>
      <w:r w:rsidRPr="00287D13">
        <w:rPr>
          <w:rFonts w:hint="eastAsia"/>
          <w:b/>
          <w:color w:val="FF0000"/>
          <w:sz w:val="22"/>
          <w:highlight w:val="yellow"/>
        </w:rPr>
        <w:t>。</w:t>
      </w:r>
    </w:p>
    <w:p w:rsidR="00287D13" w:rsidRPr="00546D9C" w:rsidRDefault="00287D13" w:rsidP="00546D9C"/>
    <w:p w:rsidR="00A75CAD" w:rsidRDefault="00A75CAD" w:rsidP="00546D9C">
      <w:pPr>
        <w:ind w:left="420" w:firstLine="420"/>
      </w:pPr>
      <w:r>
        <w:rPr>
          <w:rFonts w:hint="eastAsia"/>
        </w:rPr>
        <w:t>由于</w:t>
      </w:r>
      <w:r>
        <w:t>IRM</w:t>
      </w:r>
      <w:r>
        <w:t>白天</w:t>
      </w:r>
      <w:r>
        <w:rPr>
          <w:rFonts w:hint="eastAsia"/>
        </w:rPr>
        <w:t>在售</w:t>
      </w:r>
      <w:r>
        <w:t>期间有实时数据入库</w:t>
      </w:r>
      <w:r>
        <w:rPr>
          <w:rFonts w:hint="eastAsia"/>
        </w:rPr>
        <w:t>，晚上</w:t>
      </w:r>
      <w:r>
        <w:t>有批处理任务处理上一天离线数据，</w:t>
      </w:r>
      <w:r>
        <w:rPr>
          <w:rFonts w:hint="eastAsia"/>
        </w:rPr>
        <w:t>所以</w:t>
      </w:r>
      <w:r>
        <w:t>这里明确一下</w:t>
      </w:r>
      <w:r>
        <w:rPr>
          <w:rFonts w:hint="eastAsia"/>
        </w:rPr>
        <w:t>DB</w:t>
      </w:r>
      <w:r>
        <w:rPr>
          <w:rFonts w:hint="eastAsia"/>
        </w:rPr>
        <w:t>重启</w:t>
      </w:r>
      <w:r>
        <w:t>的时间窗口</w:t>
      </w:r>
      <w:r>
        <w:rPr>
          <w:rFonts w:hint="eastAsia"/>
        </w:rPr>
        <w:t>为日结后</w:t>
      </w:r>
      <w:r w:rsidRPr="00A75CAD">
        <w:rPr>
          <w:b/>
          <w:highlight w:val="yellow"/>
        </w:rPr>
        <w:t xml:space="preserve">01:40 </w:t>
      </w:r>
      <w:r w:rsidRPr="00A75CAD">
        <w:rPr>
          <w:rFonts w:hint="eastAsia"/>
          <w:b/>
          <w:highlight w:val="yellow"/>
        </w:rPr>
        <w:t>到</w:t>
      </w:r>
      <w:r w:rsidRPr="00A75CAD">
        <w:rPr>
          <w:b/>
          <w:highlight w:val="yellow"/>
        </w:rPr>
        <w:t xml:space="preserve"> 2:30</w:t>
      </w:r>
      <w:r w:rsidRPr="00A75CAD">
        <w:rPr>
          <w:rFonts w:hint="eastAsia"/>
          <w:b/>
          <w:highlight w:val="yellow"/>
        </w:rPr>
        <w:t>，为确保</w:t>
      </w:r>
      <w:r w:rsidRPr="00A75CAD">
        <w:rPr>
          <w:b/>
          <w:highlight w:val="yellow"/>
        </w:rPr>
        <w:t>2:30</w:t>
      </w:r>
      <w:r w:rsidRPr="00A75CAD">
        <w:rPr>
          <w:rFonts w:hint="eastAsia"/>
          <w:b/>
          <w:highlight w:val="yellow"/>
        </w:rPr>
        <w:t>前系统能正常访问，切换开始执行时间在</w:t>
      </w:r>
      <w:r w:rsidRPr="00A75CAD">
        <w:rPr>
          <w:b/>
          <w:highlight w:val="yellow"/>
        </w:rPr>
        <w:t>2:10</w:t>
      </w:r>
      <w:r w:rsidRPr="00A75CAD">
        <w:rPr>
          <w:rFonts w:hint="eastAsia"/>
          <w:b/>
          <w:highlight w:val="yellow"/>
        </w:rPr>
        <w:t>之前</w:t>
      </w:r>
      <w:r w:rsidRPr="00A75CAD">
        <w:rPr>
          <w:rFonts w:hint="eastAsia"/>
          <w:highlight w:val="yellow"/>
        </w:rPr>
        <w:t>。其他时间做</w:t>
      </w:r>
      <w:r w:rsidRPr="00A75CAD">
        <w:rPr>
          <w:highlight w:val="yellow"/>
        </w:rPr>
        <w:t>DB</w:t>
      </w:r>
      <w:r>
        <w:rPr>
          <w:rFonts w:hint="eastAsia"/>
          <w:highlight w:val="yellow"/>
        </w:rPr>
        <w:t>重启</w:t>
      </w:r>
      <w:r w:rsidRPr="00A75CAD">
        <w:rPr>
          <w:rFonts w:hint="eastAsia"/>
          <w:highlight w:val="yellow"/>
        </w:rPr>
        <w:t>可能会导致</w:t>
      </w:r>
      <w:r w:rsidRPr="00A75CAD">
        <w:rPr>
          <w:highlight w:val="yellow"/>
        </w:rPr>
        <w:t>IRM</w:t>
      </w:r>
      <w:r w:rsidRPr="00A75CAD">
        <w:rPr>
          <w:rFonts w:hint="eastAsia"/>
          <w:highlight w:val="yellow"/>
        </w:rPr>
        <w:t>业务数据入库失败</w:t>
      </w:r>
      <w:r>
        <w:t>。</w:t>
      </w:r>
    </w:p>
    <w:p w:rsidR="00A75CAD" w:rsidRPr="00BE136B" w:rsidRDefault="00A75CAD" w:rsidP="00546D9C">
      <w:pPr>
        <w:ind w:left="420" w:firstLine="420"/>
      </w:pPr>
      <w:r>
        <w:rPr>
          <w:rFonts w:hint="eastAsia"/>
        </w:rPr>
        <w:t>另外</w:t>
      </w:r>
      <w:r>
        <w:t>，</w:t>
      </w:r>
      <w:r>
        <w:t>DB</w:t>
      </w:r>
      <w:r>
        <w:rPr>
          <w:rFonts w:hint="eastAsia"/>
        </w:rPr>
        <w:t>重启</w:t>
      </w:r>
      <w:r>
        <w:t>期间</w:t>
      </w:r>
      <w:r>
        <w:rPr>
          <w:rFonts w:hint="eastAsia"/>
        </w:rPr>
        <w:t>，</w:t>
      </w:r>
      <w:r>
        <w:t>连</w:t>
      </w:r>
      <w:r>
        <w:t>DB</w:t>
      </w:r>
      <w:r>
        <w:t>的应用会有告警，待</w:t>
      </w:r>
      <w:r>
        <w:t>DB</w:t>
      </w:r>
      <w:r>
        <w:t>恢复后，应用能自动重连。</w:t>
      </w:r>
    </w:p>
    <w:p w:rsidR="00A75CAD" w:rsidRPr="00546D9C" w:rsidRDefault="00A75CAD" w:rsidP="00546D9C"/>
    <w:p w:rsidR="001F25F3" w:rsidRPr="00184664" w:rsidRDefault="001F25F3" w:rsidP="001F25F3">
      <w:pPr>
        <w:ind w:firstLine="420"/>
        <w:rPr>
          <w:b/>
        </w:rPr>
      </w:pPr>
      <w:r w:rsidRPr="00184664">
        <w:rPr>
          <w:b/>
        </w:rPr>
        <w:t>1</w:t>
      </w:r>
      <w:r w:rsidRPr="00184664">
        <w:rPr>
          <w:rFonts w:hint="eastAsia"/>
          <w:b/>
        </w:rPr>
        <w:t>）确认待重启节点服务运行情况</w:t>
      </w:r>
    </w:p>
    <w:p w:rsidR="001F25F3" w:rsidRPr="001F25F3" w:rsidRDefault="001F25F3" w:rsidP="001F25F3"/>
    <w:p w:rsidR="001F25F3" w:rsidRDefault="001F25F3" w:rsidP="001F25F3">
      <w:pPr>
        <w:pStyle w:val="a6"/>
        <w:ind w:left="425" w:firstLineChars="0" w:firstLine="0"/>
      </w:pPr>
      <w:r w:rsidRPr="00171756">
        <w:rPr>
          <w:rFonts w:hint="eastAsia"/>
          <w:sz w:val="24"/>
          <w:szCs w:val="24"/>
        </w:rPr>
        <w:t>使用</w:t>
      </w:r>
      <w:r w:rsidRPr="00171756">
        <w:rPr>
          <w:rFonts w:hint="eastAsia"/>
          <w:sz w:val="24"/>
          <w:szCs w:val="24"/>
        </w:rPr>
        <w:t>betadmin</w:t>
      </w:r>
      <w:r w:rsidRPr="00171756">
        <w:rPr>
          <w:rFonts w:hint="eastAsia"/>
          <w:sz w:val="24"/>
          <w:szCs w:val="24"/>
        </w:rPr>
        <w:t>用户登录</w:t>
      </w:r>
      <w:r w:rsidR="0049095A">
        <w:rPr>
          <w:rFonts w:hint="eastAsia"/>
        </w:rPr>
        <w:t>IRMDB</w:t>
      </w:r>
      <w:r>
        <w:rPr>
          <w:rFonts w:hint="eastAsia"/>
          <w:sz w:val="24"/>
          <w:szCs w:val="24"/>
        </w:rPr>
        <w:t>待重启节点，切换至</w:t>
      </w:r>
      <w:r w:rsidRPr="00171756">
        <w:rPr>
          <w:rFonts w:hint="eastAsia"/>
          <w:sz w:val="24"/>
          <w:szCs w:val="24"/>
        </w:rPr>
        <w:t>root</w:t>
      </w:r>
      <w:r w:rsidRPr="00171756">
        <w:rPr>
          <w:rFonts w:hint="eastAsia"/>
          <w:sz w:val="24"/>
          <w:szCs w:val="24"/>
        </w:rPr>
        <w:t>执行如下命令：</w:t>
      </w:r>
      <w:r w:rsidRPr="00072438" w:rsidDel="00171756">
        <w:rPr>
          <w:rFonts w:hint="eastAsia"/>
          <w:sz w:val="24"/>
          <w:szCs w:val="24"/>
        </w:rPr>
        <w:t xml:space="preserve"> </w:t>
      </w:r>
    </w:p>
    <w:p w:rsidR="001F25F3" w:rsidRDefault="001F25F3" w:rsidP="001F25F3">
      <w:pPr>
        <w:pStyle w:val="a6"/>
        <w:ind w:left="425" w:firstLineChars="0" w:firstLine="0"/>
      </w:pPr>
      <w:r>
        <w:rPr>
          <w:noProof/>
        </w:rPr>
        <mc:AlternateContent>
          <mc:Choice Requires="wps">
            <w:drawing>
              <wp:inline distT="0" distB="0" distL="0" distR="0" wp14:anchorId="3FD646FC" wp14:editId="1A6DFD3A">
                <wp:extent cx="5274310" cy="387350"/>
                <wp:effectExtent l="12700" t="6985" r="8890" b="13970"/>
                <wp:docPr id="325" name="文本框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7431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F25F3" w:rsidRPr="00072438" w:rsidRDefault="001F25F3" w:rsidP="001F25F3">
                            <w:pPr>
                              <w:pStyle w:val="a6"/>
                              <w:spacing w:line="360" w:lineRule="auto"/>
                              <w:ind w:firstLineChars="0" w:firstLine="0"/>
                              <w:rPr>
                                <w:sz w:val="24"/>
                                <w:szCs w:val="24"/>
                              </w:rPr>
                            </w:pPr>
                            <w:r w:rsidRPr="00072438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clustat -l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1CC2DC2" id="_x0000_s1062" type="#_x0000_t202" style="width:415.3pt;height:3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">
                <v:textbox style="mso-fit-shape-to-text:t">
                  <w:txbxContent>
                    <w:p w:rsidR="001F25F3" w:rsidRPr="00072438" w:rsidRDefault="001F25F3" w:rsidP="001F25F3">
                      <w:pPr>
                        <w:pStyle w:val="a6"/>
                        <w:spacing w:line="360" w:lineRule="auto"/>
                        <w:ind w:firstLineChars="0" w:firstLine="0"/>
                        <w:rPr>
                          <w:sz w:val="24"/>
                          <w:szCs w:val="24"/>
                        </w:rPr>
                      </w:pPr>
                      <w:r w:rsidRPr="00072438">
                        <w:rPr>
                          <w:rFonts w:hint="eastAsia"/>
                          <w:sz w:val="24"/>
                          <w:szCs w:val="24"/>
                        </w:rPr>
                        <w:t>clustat -l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1F25F3" w:rsidRPr="000D13F3" w:rsidRDefault="0049095A" w:rsidP="001F25F3">
      <w:pPr>
        <w:pStyle w:val="a6"/>
        <w:ind w:left="425" w:firstLineChars="0" w:firstLine="0"/>
      </w:pPr>
      <w:r>
        <w:rPr>
          <w:noProof/>
        </w:rPr>
        <w:drawing>
          <wp:inline distT="0" distB="0" distL="0" distR="0" wp14:anchorId="08985F15" wp14:editId="58846745">
            <wp:extent cx="5274310" cy="1733550"/>
            <wp:effectExtent l="0" t="0" r="2540" b="0"/>
            <wp:docPr id="143" name="图片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b="20961"/>
                    <a:stretch/>
                  </pic:blipFill>
                  <pic:spPr bwMode="auto">
                    <a:xfrm>
                      <a:off x="0" y="0"/>
                      <a:ext cx="5274310" cy="1733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F25F3" w:rsidRDefault="001F25F3" w:rsidP="001F25F3">
      <w:pPr>
        <w:pStyle w:val="a6"/>
        <w:ind w:left="425" w:firstLineChars="0" w:firstLine="0"/>
        <w:rPr>
          <w:kern w:val="0"/>
        </w:rPr>
      </w:pPr>
      <w:r w:rsidRPr="00171756">
        <w:rPr>
          <w:rFonts w:hint="eastAsia"/>
        </w:rPr>
        <w:t>如上图标识位置实例的实际分布情况显示为</w:t>
      </w:r>
      <w:r w:rsidR="0049095A" w:rsidRPr="00715BB8">
        <w:rPr>
          <w:sz w:val="24"/>
          <w:szCs w:val="24"/>
        </w:rPr>
        <w:t>irmdbhbb0</w:t>
      </w:r>
      <w:r w:rsidR="0049095A">
        <w:rPr>
          <w:sz w:val="24"/>
          <w:szCs w:val="24"/>
        </w:rPr>
        <w:t>1</w:t>
      </w:r>
      <w:r w:rsidR="0049095A" w:rsidRPr="00715BB8">
        <w:rPr>
          <w:sz w:val="24"/>
          <w:szCs w:val="24"/>
        </w:rPr>
        <w:t>.csl.com</w:t>
      </w:r>
      <w:r w:rsidR="0049095A" w:rsidRPr="00715BB8">
        <w:rPr>
          <w:rFonts w:hint="eastAsia"/>
          <w:sz w:val="24"/>
          <w:szCs w:val="24"/>
        </w:rPr>
        <w:t>或</w:t>
      </w:r>
      <w:r w:rsidR="0049095A" w:rsidRPr="00715BB8">
        <w:rPr>
          <w:sz w:val="24"/>
          <w:szCs w:val="24"/>
        </w:rPr>
        <w:t>irmdbhbb02.csl.com</w:t>
      </w:r>
      <w:r w:rsidR="0049095A" w:rsidRPr="00715BB8">
        <w:rPr>
          <w:rFonts w:hint="eastAsia"/>
          <w:sz w:val="24"/>
          <w:szCs w:val="24"/>
        </w:rPr>
        <w:t>，当</w:t>
      </w:r>
      <w:r w:rsidR="0049095A" w:rsidRPr="00715BB8">
        <w:rPr>
          <w:rFonts w:hint="eastAsia"/>
          <w:sz w:val="24"/>
          <w:szCs w:val="24"/>
        </w:rPr>
        <w:t>owner</w:t>
      </w:r>
      <w:r w:rsidR="0049095A" w:rsidRPr="00715BB8">
        <w:rPr>
          <w:rFonts w:hint="eastAsia"/>
          <w:sz w:val="24"/>
          <w:szCs w:val="24"/>
        </w:rPr>
        <w:t>为</w:t>
      </w:r>
      <w:r w:rsidR="0049095A" w:rsidRPr="00715BB8">
        <w:rPr>
          <w:sz w:val="24"/>
          <w:szCs w:val="24"/>
        </w:rPr>
        <w:t>irmdbhbb0</w:t>
      </w:r>
      <w:r w:rsidR="0049095A">
        <w:rPr>
          <w:sz w:val="24"/>
          <w:szCs w:val="24"/>
        </w:rPr>
        <w:t>1</w:t>
      </w:r>
      <w:r w:rsidR="0049095A" w:rsidRPr="00715BB8">
        <w:rPr>
          <w:sz w:val="24"/>
          <w:szCs w:val="24"/>
        </w:rPr>
        <w:t>.csl.com</w:t>
      </w:r>
      <w:r w:rsidR="0049095A" w:rsidRPr="00715BB8">
        <w:rPr>
          <w:rFonts w:hint="eastAsia"/>
          <w:sz w:val="24"/>
          <w:szCs w:val="24"/>
        </w:rPr>
        <w:t>表示当前实例运行在</w:t>
      </w:r>
      <w:r w:rsidR="0049095A" w:rsidRPr="00715BB8">
        <w:rPr>
          <w:rFonts w:hint="eastAsia"/>
          <w:sz w:val="24"/>
          <w:szCs w:val="24"/>
        </w:rPr>
        <w:t>01</w:t>
      </w:r>
      <w:r w:rsidR="0049095A" w:rsidRPr="00715BB8">
        <w:rPr>
          <w:rFonts w:hint="eastAsia"/>
          <w:sz w:val="24"/>
          <w:szCs w:val="24"/>
        </w:rPr>
        <w:t>节点，当</w:t>
      </w:r>
      <w:r w:rsidR="0049095A" w:rsidRPr="00715BB8">
        <w:rPr>
          <w:rFonts w:hint="eastAsia"/>
          <w:sz w:val="24"/>
          <w:szCs w:val="24"/>
        </w:rPr>
        <w:t>owner</w:t>
      </w:r>
      <w:r w:rsidR="0049095A" w:rsidRPr="00715BB8">
        <w:rPr>
          <w:rFonts w:hint="eastAsia"/>
          <w:sz w:val="24"/>
          <w:szCs w:val="24"/>
        </w:rPr>
        <w:t>为</w:t>
      </w:r>
      <w:r w:rsidR="0049095A" w:rsidRPr="00715BB8">
        <w:rPr>
          <w:sz w:val="24"/>
          <w:szCs w:val="24"/>
        </w:rPr>
        <w:t>irmdbhbb0</w:t>
      </w:r>
      <w:r w:rsidR="0049095A">
        <w:rPr>
          <w:sz w:val="24"/>
          <w:szCs w:val="24"/>
        </w:rPr>
        <w:t>2</w:t>
      </w:r>
      <w:r w:rsidR="0049095A" w:rsidRPr="00715BB8">
        <w:rPr>
          <w:sz w:val="24"/>
          <w:szCs w:val="24"/>
        </w:rPr>
        <w:t>.csl.com</w:t>
      </w:r>
      <w:r w:rsidR="0049095A" w:rsidRPr="00715BB8">
        <w:rPr>
          <w:rFonts w:hint="eastAsia"/>
          <w:sz w:val="24"/>
          <w:szCs w:val="24"/>
        </w:rPr>
        <w:t>表示当前实例运行在</w:t>
      </w:r>
      <w:r w:rsidR="0049095A" w:rsidRPr="00715BB8">
        <w:rPr>
          <w:rFonts w:hint="eastAsia"/>
          <w:sz w:val="24"/>
          <w:szCs w:val="24"/>
        </w:rPr>
        <w:t>02</w:t>
      </w:r>
      <w:r w:rsidR="0049095A" w:rsidRPr="00715BB8">
        <w:rPr>
          <w:rFonts w:hint="eastAsia"/>
          <w:sz w:val="24"/>
          <w:szCs w:val="24"/>
        </w:rPr>
        <w:t>节点</w:t>
      </w:r>
      <w:r w:rsidRPr="00171756">
        <w:rPr>
          <w:rFonts w:hint="eastAsia"/>
        </w:rPr>
        <w:t>。查看实例分布情况</w:t>
      </w:r>
      <w:r>
        <w:rPr>
          <w:rFonts w:hint="eastAsia"/>
          <w:kern w:val="0"/>
        </w:rPr>
        <w:t>，如实例运行所在节点与安排重启的节点非同一节点，则执行后续重启步骤。</w:t>
      </w:r>
    </w:p>
    <w:p w:rsidR="001F25F3" w:rsidRDefault="001F25F3" w:rsidP="001F25F3">
      <w:pPr>
        <w:pStyle w:val="a6"/>
        <w:ind w:left="425" w:firstLineChars="0" w:firstLine="0"/>
        <w:rPr>
          <w:kern w:val="0"/>
        </w:rPr>
      </w:pPr>
    </w:p>
    <w:p w:rsidR="001F25F3" w:rsidRDefault="001F25F3" w:rsidP="001F25F3">
      <w:pPr>
        <w:ind w:firstLine="420"/>
        <w:rPr>
          <w:b/>
        </w:rPr>
      </w:pPr>
      <w:r>
        <w:rPr>
          <w:b/>
        </w:rPr>
        <w:t>2</w:t>
      </w:r>
      <w:r>
        <w:rPr>
          <w:rFonts w:hint="eastAsia"/>
          <w:b/>
        </w:rPr>
        <w:t>）停止集群资源服务及集群基础服务：</w:t>
      </w:r>
    </w:p>
    <w:p w:rsidR="001F25F3" w:rsidRDefault="001F25F3" w:rsidP="001F25F3">
      <w:pPr>
        <w:ind w:left="420" w:firstLine="420"/>
      </w:pPr>
      <w:r>
        <w:rPr>
          <w:rFonts w:hint="eastAsia"/>
        </w:rPr>
        <w:t>在</w:t>
      </w:r>
      <w:r w:rsidR="00490033">
        <w:rPr>
          <w:rFonts w:hint="eastAsia"/>
        </w:rPr>
        <w:t>IRMDB</w:t>
      </w:r>
      <w:r>
        <w:rPr>
          <w:rFonts w:hint="eastAsia"/>
        </w:rPr>
        <w:t>待重启节点，保持使用</w:t>
      </w:r>
      <w:r>
        <w:t>root</w:t>
      </w:r>
      <w:r>
        <w:rPr>
          <w:rFonts w:hint="eastAsia"/>
        </w:rPr>
        <w:t>用户，依次执行以下命令停止主机集群资源服务及集群基础服务：</w:t>
      </w:r>
    </w:p>
    <w:tbl>
      <w:tblPr>
        <w:tblStyle w:val="ab"/>
        <w:tblpPr w:leftFromText="180" w:rightFromText="180" w:vertAnchor="text" w:horzAnchor="margin" w:tblpY="16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F25F3" w:rsidTr="00184664">
        <w:tc>
          <w:tcPr>
            <w:tcW w:w="85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25F3" w:rsidRDefault="001F25F3" w:rsidP="00184664">
            <w:pPr>
              <w:spacing w:line="360" w:lineRule="auto"/>
            </w:pPr>
            <w:r>
              <w:t>service rgmanager stop</w:t>
            </w:r>
          </w:p>
          <w:p w:rsidR="001F25F3" w:rsidRDefault="001F25F3" w:rsidP="00184664">
            <w:pPr>
              <w:spacing w:line="360" w:lineRule="auto"/>
            </w:pPr>
            <w:r>
              <w:t>service cman stop</w:t>
            </w:r>
          </w:p>
        </w:tc>
      </w:tr>
    </w:tbl>
    <w:p w:rsidR="001F25F3" w:rsidRDefault="001F25F3" w:rsidP="001F25F3"/>
    <w:p w:rsidR="001F25F3" w:rsidRDefault="001F25F3" w:rsidP="00546D9C">
      <w:pPr>
        <w:pStyle w:val="20"/>
        <w:numPr>
          <w:ilvl w:val="1"/>
          <w:numId w:val="57"/>
        </w:numPr>
      </w:pPr>
      <w:bookmarkStart w:id="324" w:name="_Toc78146537"/>
      <w:r>
        <w:rPr>
          <w:rFonts w:hint="eastAsia"/>
        </w:rPr>
        <w:t>重启服务器</w:t>
      </w:r>
      <w:bookmarkEnd w:id="324"/>
    </w:p>
    <w:p w:rsidR="001F25F3" w:rsidRPr="00184664" w:rsidRDefault="001F25F3" w:rsidP="001F25F3">
      <w:pPr>
        <w:ind w:left="420" w:firstLine="420"/>
        <w:rPr>
          <w:sz w:val="24"/>
          <w:szCs w:val="24"/>
        </w:rPr>
      </w:pPr>
      <w:r w:rsidRPr="00184664">
        <w:rPr>
          <w:sz w:val="24"/>
          <w:szCs w:val="24"/>
        </w:rPr>
        <w:t>1</w:t>
      </w:r>
      <w:r w:rsidRPr="00184664">
        <w:rPr>
          <w:rFonts w:hint="eastAsia"/>
          <w:sz w:val="24"/>
          <w:szCs w:val="24"/>
        </w:rPr>
        <w:t>）在待重启节点上保持当前用户为</w:t>
      </w:r>
      <w:r w:rsidRPr="00184664">
        <w:rPr>
          <w:sz w:val="24"/>
          <w:szCs w:val="24"/>
        </w:rPr>
        <w:t>root</w:t>
      </w:r>
      <w:r w:rsidRPr="00184664">
        <w:rPr>
          <w:rFonts w:hint="eastAsia"/>
          <w:sz w:val="24"/>
          <w:szCs w:val="24"/>
        </w:rPr>
        <w:t>（否则使用</w:t>
      </w:r>
      <w:r w:rsidRPr="00184664">
        <w:rPr>
          <w:sz w:val="24"/>
          <w:szCs w:val="24"/>
        </w:rPr>
        <w:t>betadmin</w:t>
      </w:r>
      <w:r w:rsidRPr="00184664">
        <w:rPr>
          <w:rFonts w:hint="eastAsia"/>
          <w:sz w:val="24"/>
          <w:szCs w:val="24"/>
        </w:rPr>
        <w:t>用户登录</w:t>
      </w:r>
      <w:r w:rsidRPr="00184664">
        <w:rPr>
          <w:sz w:val="24"/>
          <w:szCs w:val="24"/>
        </w:rPr>
        <w:t>putty</w:t>
      </w:r>
      <w:r w:rsidRPr="00184664">
        <w:rPr>
          <w:rFonts w:hint="eastAsia"/>
          <w:sz w:val="24"/>
          <w:szCs w:val="24"/>
        </w:rPr>
        <w:t>，切换至</w:t>
      </w:r>
      <w:r w:rsidRPr="00184664">
        <w:rPr>
          <w:sz w:val="24"/>
          <w:szCs w:val="24"/>
        </w:rPr>
        <w:t>root</w:t>
      </w:r>
      <w:r w:rsidRPr="00184664">
        <w:rPr>
          <w:rFonts w:hint="eastAsia"/>
          <w:sz w:val="24"/>
          <w:szCs w:val="24"/>
        </w:rPr>
        <w:t>用户），执行如下命令重启系统：</w:t>
      </w:r>
    </w:p>
    <w:p w:rsidR="001F25F3" w:rsidRDefault="001F25F3" w:rsidP="001F25F3">
      <w:pPr>
        <w:ind w:firstLineChars="202" w:firstLine="424"/>
      </w:pPr>
      <w:r>
        <w:rPr>
          <w:noProof/>
        </w:rPr>
        <mc:AlternateContent>
          <mc:Choice Requires="wps">
            <w:drawing>
              <wp:inline distT="0" distB="0" distL="0" distR="0" wp14:anchorId="6A7A9635" wp14:editId="7BE16EC7">
                <wp:extent cx="5072932" cy="341630"/>
                <wp:effectExtent l="0" t="0" r="13970" b="20320"/>
                <wp:docPr id="327" name="文本框 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72932" cy="341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F25F3" w:rsidRDefault="001F25F3" w:rsidP="001F25F3">
                            <w:pPr>
                              <w:pStyle w:val="a6"/>
                              <w:spacing w:line="360" w:lineRule="auto"/>
                              <w:ind w:firstLineChars="0" w:firstLine="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reboot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0197B0E" id="文本框 327" o:spid="_x0000_s1063" type="#_x0000_t202" style="width:399.45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">
                <v:textbox>
                  <w:txbxContent>
                    <w:p w:rsidR="001F25F3" w:rsidRDefault="001F25F3" w:rsidP="001F25F3">
                      <w:pPr>
                        <w:pStyle w:val="a6"/>
                        <w:spacing w:line="360" w:lineRule="auto"/>
                        <w:ind w:firstLineChars="0" w:firstLine="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reboot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1F25F3" w:rsidRPr="00184664" w:rsidRDefault="001F25F3" w:rsidP="001F25F3">
      <w:pPr>
        <w:ind w:left="420" w:firstLine="420"/>
        <w:rPr>
          <w:sz w:val="24"/>
          <w:szCs w:val="24"/>
        </w:rPr>
      </w:pPr>
      <w:r w:rsidRPr="00184664">
        <w:rPr>
          <w:sz w:val="24"/>
          <w:szCs w:val="24"/>
        </w:rPr>
        <w:t>2</w:t>
      </w:r>
      <w:r w:rsidRPr="00184664">
        <w:rPr>
          <w:rFonts w:hint="eastAsia"/>
          <w:sz w:val="24"/>
          <w:szCs w:val="24"/>
        </w:rPr>
        <w:t>）待系统重新启动后，使用</w:t>
      </w:r>
      <w:r w:rsidRPr="00184664">
        <w:rPr>
          <w:sz w:val="24"/>
          <w:szCs w:val="24"/>
        </w:rPr>
        <w:t>betadmin</w:t>
      </w:r>
      <w:r w:rsidRPr="00184664">
        <w:rPr>
          <w:rFonts w:hint="eastAsia"/>
          <w:sz w:val="24"/>
          <w:szCs w:val="24"/>
        </w:rPr>
        <w:t>用户登录重启的服务器并切换到</w:t>
      </w:r>
      <w:r w:rsidRPr="00184664">
        <w:rPr>
          <w:sz w:val="24"/>
          <w:szCs w:val="24"/>
        </w:rPr>
        <w:t>root</w:t>
      </w:r>
      <w:r w:rsidRPr="00184664">
        <w:rPr>
          <w:rFonts w:hint="eastAsia"/>
          <w:sz w:val="24"/>
          <w:szCs w:val="24"/>
        </w:rPr>
        <w:t>用户，执行命令查看</w:t>
      </w:r>
      <w:r w:rsidRPr="00184664">
        <w:rPr>
          <w:sz w:val="24"/>
          <w:szCs w:val="24"/>
        </w:rPr>
        <w:t>cluster</w:t>
      </w:r>
      <w:r w:rsidRPr="00184664">
        <w:rPr>
          <w:rFonts w:hint="eastAsia"/>
          <w:sz w:val="24"/>
          <w:szCs w:val="24"/>
        </w:rPr>
        <w:t>状态：</w:t>
      </w:r>
    </w:p>
    <w:tbl>
      <w:tblPr>
        <w:tblStyle w:val="ab"/>
        <w:tblW w:w="8296" w:type="dxa"/>
        <w:tblInd w:w="500" w:type="dxa"/>
        <w:tblLook w:val="04A0" w:firstRow="1" w:lastRow="0" w:firstColumn="1" w:lastColumn="0" w:noHBand="0" w:noVBand="1"/>
      </w:tblPr>
      <w:tblGrid>
        <w:gridCol w:w="8296"/>
      </w:tblGrid>
      <w:tr w:rsidR="001F25F3" w:rsidTr="00184664">
        <w:tc>
          <w:tcPr>
            <w:tcW w:w="82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25F3" w:rsidRDefault="001F25F3" w:rsidP="00184664">
            <w:pPr>
              <w:pStyle w:val="a6"/>
              <w:spacing w:line="360" w:lineRule="auto"/>
              <w:ind w:firstLineChars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clustat -l</w:t>
            </w:r>
          </w:p>
        </w:tc>
      </w:tr>
    </w:tbl>
    <w:p w:rsidR="001F25F3" w:rsidRPr="00184664" w:rsidRDefault="001F25F3" w:rsidP="001F25F3">
      <w:pPr>
        <w:ind w:left="426" w:firstLine="414"/>
        <w:rPr>
          <w:sz w:val="24"/>
          <w:szCs w:val="24"/>
        </w:rPr>
      </w:pPr>
      <w:r w:rsidRPr="00184664">
        <w:rPr>
          <w:rFonts w:hint="eastAsia"/>
          <w:sz w:val="24"/>
          <w:szCs w:val="24"/>
        </w:rPr>
        <w:t>如果</w:t>
      </w:r>
      <w:r w:rsidRPr="00184664">
        <w:rPr>
          <w:sz w:val="24"/>
          <w:szCs w:val="24"/>
        </w:rPr>
        <w:t>Current State</w:t>
      </w:r>
      <w:r w:rsidRPr="00184664">
        <w:rPr>
          <w:rFonts w:hint="eastAsia"/>
          <w:sz w:val="24"/>
          <w:szCs w:val="24"/>
        </w:rPr>
        <w:t>为“</w:t>
      </w:r>
      <w:r w:rsidRPr="00184664">
        <w:rPr>
          <w:sz w:val="24"/>
          <w:szCs w:val="24"/>
        </w:rPr>
        <w:t>started</w:t>
      </w:r>
      <w:r w:rsidRPr="00184664">
        <w:rPr>
          <w:rFonts w:hint="eastAsia"/>
          <w:sz w:val="24"/>
          <w:szCs w:val="24"/>
        </w:rPr>
        <w:t>”且所有资源为</w:t>
      </w:r>
      <w:r w:rsidRPr="00184664">
        <w:rPr>
          <w:sz w:val="24"/>
          <w:szCs w:val="24"/>
        </w:rPr>
        <w:t>online</w:t>
      </w:r>
      <w:r w:rsidRPr="00184664">
        <w:rPr>
          <w:rFonts w:hint="eastAsia"/>
          <w:sz w:val="24"/>
          <w:szCs w:val="24"/>
        </w:rPr>
        <w:t>状态，表示</w:t>
      </w:r>
      <w:r w:rsidRPr="00184664">
        <w:rPr>
          <w:sz w:val="24"/>
          <w:szCs w:val="24"/>
        </w:rPr>
        <w:t>cluster</w:t>
      </w:r>
      <w:r w:rsidRPr="00184664">
        <w:rPr>
          <w:rFonts w:hint="eastAsia"/>
          <w:sz w:val="24"/>
          <w:szCs w:val="24"/>
        </w:rPr>
        <w:t>状态正常。否则等候</w:t>
      </w:r>
      <w:r w:rsidRPr="00184664">
        <w:rPr>
          <w:sz w:val="24"/>
          <w:szCs w:val="24"/>
        </w:rPr>
        <w:t>5</w:t>
      </w:r>
      <w:r w:rsidRPr="00184664">
        <w:rPr>
          <w:rFonts w:hint="eastAsia"/>
          <w:sz w:val="24"/>
          <w:szCs w:val="24"/>
        </w:rPr>
        <w:t>分钟重新执行</w:t>
      </w:r>
      <w:r w:rsidRPr="00184664">
        <w:rPr>
          <w:sz w:val="24"/>
          <w:szCs w:val="24"/>
        </w:rPr>
        <w:t>clustat -l</w:t>
      </w:r>
      <w:r w:rsidRPr="00184664">
        <w:rPr>
          <w:rFonts w:hint="eastAsia"/>
          <w:sz w:val="24"/>
          <w:szCs w:val="24"/>
        </w:rPr>
        <w:t>查看</w:t>
      </w:r>
      <w:r w:rsidRPr="00184664">
        <w:rPr>
          <w:sz w:val="24"/>
          <w:szCs w:val="24"/>
        </w:rPr>
        <w:t>cluster</w:t>
      </w:r>
      <w:r w:rsidRPr="00184664">
        <w:rPr>
          <w:rFonts w:hint="eastAsia"/>
          <w:sz w:val="24"/>
          <w:szCs w:val="24"/>
        </w:rPr>
        <w:t>状态。</w:t>
      </w:r>
    </w:p>
    <w:p w:rsidR="001F25F3" w:rsidRDefault="00490033" w:rsidP="001F25F3">
      <w:pPr>
        <w:ind w:firstLineChars="202" w:firstLine="424"/>
      </w:pPr>
      <w:r>
        <w:rPr>
          <w:noProof/>
        </w:rPr>
        <w:drawing>
          <wp:inline distT="0" distB="0" distL="0" distR="0" wp14:anchorId="1263CE58" wp14:editId="19EFB7CC">
            <wp:extent cx="5276850" cy="2190750"/>
            <wp:effectExtent l="0" t="0" r="0" b="0"/>
            <wp:docPr id="339" name="图片 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25F3" w:rsidRDefault="001F25F3" w:rsidP="001F25F3"/>
    <w:p w:rsidR="001F25F3" w:rsidRPr="00A876A0" w:rsidRDefault="001F25F3" w:rsidP="00546D9C">
      <w:pPr>
        <w:pStyle w:val="20"/>
        <w:numPr>
          <w:ilvl w:val="1"/>
          <w:numId w:val="57"/>
        </w:numPr>
      </w:pPr>
      <w:bookmarkStart w:id="325" w:name="_Toc78146538"/>
      <w:r>
        <w:t>重启后检查</w:t>
      </w:r>
      <w:bookmarkEnd w:id="325"/>
    </w:p>
    <w:p w:rsidR="001F25F3" w:rsidRDefault="001F25F3" w:rsidP="001F25F3">
      <w:pPr>
        <w:ind w:firstLine="420"/>
        <w:rPr>
          <w:b/>
        </w:rPr>
      </w:pPr>
      <w:r>
        <w:rPr>
          <w:rFonts w:hint="eastAsia"/>
          <w:b/>
        </w:rPr>
        <w:t>检查</w:t>
      </w:r>
      <w:r>
        <w:rPr>
          <w:b/>
        </w:rPr>
        <w:t>filebeat</w:t>
      </w:r>
      <w:r>
        <w:rPr>
          <w:rFonts w:hint="eastAsia"/>
          <w:b/>
        </w:rPr>
        <w:t>进程状态</w:t>
      </w:r>
    </w:p>
    <w:p w:rsidR="001F25F3" w:rsidRDefault="001F25F3" w:rsidP="001F25F3">
      <w:pPr>
        <w:ind w:firstLine="420"/>
        <w:rPr>
          <w:b/>
        </w:rPr>
      </w:pPr>
    </w:p>
    <w:p w:rsidR="001F25F3" w:rsidRDefault="001F25F3" w:rsidP="00546D9C">
      <w:pPr>
        <w:pStyle w:val="a6"/>
        <w:numPr>
          <w:ilvl w:val="0"/>
          <w:numId w:val="69"/>
        </w:numPr>
        <w:ind w:firstLineChars="0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使用betadmin用户登录重启服务器，执行以下命令检查filebeat进程是否存在：</w:t>
      </w:r>
    </w:p>
    <w:tbl>
      <w:tblPr>
        <w:tblStyle w:val="ab"/>
        <w:tblW w:w="8296" w:type="dxa"/>
        <w:tblInd w:w="500" w:type="dxa"/>
        <w:tblLook w:val="04A0" w:firstRow="1" w:lastRow="0" w:firstColumn="1" w:lastColumn="0" w:noHBand="0" w:noVBand="1"/>
      </w:tblPr>
      <w:tblGrid>
        <w:gridCol w:w="8296"/>
      </w:tblGrid>
      <w:tr w:rsidR="001F25F3" w:rsidTr="00184664">
        <w:tc>
          <w:tcPr>
            <w:tcW w:w="82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25F3" w:rsidRDefault="001F25F3" w:rsidP="00184664">
            <w:pPr>
              <w:pStyle w:val="a6"/>
              <w:spacing w:line="360" w:lineRule="auto"/>
              <w:ind w:firstLineChars="0" w:firstLine="0"/>
              <w:rPr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</w:rPr>
              <w:t>ps -ef | grep filebeat</w:t>
            </w:r>
          </w:p>
        </w:tc>
      </w:tr>
    </w:tbl>
    <w:p w:rsidR="001F25F3" w:rsidRDefault="001F25F3" w:rsidP="001F25F3">
      <w:pPr>
        <w:rPr>
          <w:rFonts w:ascii="宋体" w:hAnsi="宋体"/>
          <w:color w:val="000000"/>
        </w:rPr>
      </w:pPr>
    </w:p>
    <w:p w:rsidR="001F25F3" w:rsidRDefault="001F25F3" w:rsidP="00546D9C">
      <w:pPr>
        <w:pStyle w:val="a6"/>
        <w:numPr>
          <w:ilvl w:val="0"/>
          <w:numId w:val="69"/>
        </w:numPr>
        <w:ind w:firstLineChars="0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如filebeat进程不存在，则执行以下命令启动进程（使用betadmin）：</w:t>
      </w:r>
    </w:p>
    <w:tbl>
      <w:tblPr>
        <w:tblStyle w:val="ab"/>
        <w:tblW w:w="8296" w:type="dxa"/>
        <w:tblInd w:w="500" w:type="dxa"/>
        <w:tblLook w:val="04A0" w:firstRow="1" w:lastRow="0" w:firstColumn="1" w:lastColumn="0" w:noHBand="0" w:noVBand="1"/>
      </w:tblPr>
      <w:tblGrid>
        <w:gridCol w:w="8296"/>
      </w:tblGrid>
      <w:tr w:rsidR="001F25F3" w:rsidTr="00184664">
        <w:tc>
          <w:tcPr>
            <w:tcW w:w="82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25F3" w:rsidRDefault="001F25F3" w:rsidP="00184664">
            <w:pPr>
              <w:pStyle w:val="a6"/>
              <w:spacing w:line="360" w:lineRule="auto"/>
              <w:ind w:firstLineChars="0" w:firstLine="0"/>
              <w:rPr>
                <w:sz w:val="24"/>
                <w:szCs w:val="24"/>
              </w:rPr>
            </w:pPr>
            <w:r>
              <w:rPr>
                <w:rFonts w:ascii="宋体" w:hAnsi="宋体" w:hint="eastAsia"/>
              </w:rPr>
              <w:t>service filebeat5 start</w:t>
            </w:r>
          </w:p>
        </w:tc>
      </w:tr>
    </w:tbl>
    <w:p w:rsidR="001F25F3" w:rsidRDefault="001F25F3" w:rsidP="001F25F3">
      <w:pPr>
        <w:rPr>
          <w:rFonts w:ascii="宋体" w:hAnsi="宋体"/>
          <w:color w:val="000000"/>
        </w:rPr>
      </w:pPr>
    </w:p>
    <w:p w:rsidR="001F25F3" w:rsidRDefault="001F25F3" w:rsidP="00546D9C">
      <w:pPr>
        <w:pStyle w:val="a6"/>
        <w:numPr>
          <w:ilvl w:val="0"/>
          <w:numId w:val="69"/>
        </w:numPr>
        <w:ind w:firstLineChars="0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进程手工启动后再次检查filebeat进程是否存在（使用betadmin）：</w:t>
      </w:r>
    </w:p>
    <w:tbl>
      <w:tblPr>
        <w:tblStyle w:val="ab"/>
        <w:tblW w:w="8296" w:type="dxa"/>
        <w:tblInd w:w="500" w:type="dxa"/>
        <w:tblLook w:val="04A0" w:firstRow="1" w:lastRow="0" w:firstColumn="1" w:lastColumn="0" w:noHBand="0" w:noVBand="1"/>
      </w:tblPr>
      <w:tblGrid>
        <w:gridCol w:w="8296"/>
      </w:tblGrid>
      <w:tr w:rsidR="001F25F3" w:rsidTr="00184664">
        <w:tc>
          <w:tcPr>
            <w:tcW w:w="82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25F3" w:rsidRDefault="001F25F3" w:rsidP="00184664">
            <w:pPr>
              <w:pStyle w:val="a6"/>
              <w:spacing w:line="360" w:lineRule="auto"/>
              <w:ind w:firstLineChars="0" w:firstLine="0"/>
              <w:rPr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</w:rPr>
              <w:t>ps -ef | grep filebeat</w:t>
            </w:r>
          </w:p>
        </w:tc>
      </w:tr>
    </w:tbl>
    <w:p w:rsidR="001F25F3" w:rsidRDefault="001F25F3" w:rsidP="001F25F3">
      <w:pPr>
        <w:rPr>
          <w:rFonts w:ascii="宋体" w:hAnsi="宋体"/>
          <w:color w:val="000000"/>
        </w:rPr>
      </w:pPr>
    </w:p>
    <w:p w:rsidR="00A84750" w:rsidRPr="00B05E16" w:rsidRDefault="001F25F3" w:rsidP="00A84750">
      <w:pPr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ab/>
      </w:r>
      <w:r w:rsidR="00A84750" w:rsidRPr="00B05E16">
        <w:rPr>
          <w:rFonts w:hint="eastAsia"/>
          <w:b/>
        </w:rPr>
        <w:t>检查</w:t>
      </w:r>
      <w:r w:rsidR="00A84750">
        <w:rPr>
          <w:rFonts w:hint="eastAsia"/>
          <w:b/>
        </w:rPr>
        <w:t>监控</w:t>
      </w:r>
      <w:r w:rsidR="00A84750" w:rsidRPr="00B05E16">
        <w:rPr>
          <w:rFonts w:hint="eastAsia"/>
          <w:b/>
        </w:rPr>
        <w:t>进程状态</w:t>
      </w:r>
    </w:p>
    <w:p w:rsidR="00A84750" w:rsidRPr="008D30AF" w:rsidRDefault="00A84750" w:rsidP="00A84750">
      <w:pPr>
        <w:pStyle w:val="a6"/>
        <w:numPr>
          <w:ilvl w:val="0"/>
          <w:numId w:val="77"/>
        </w:numPr>
        <w:ind w:firstLineChars="0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使用betadmin用户执行以下命令检查</w:t>
      </w:r>
      <w:r w:rsidRPr="008D30AF">
        <w:rPr>
          <w:rFonts w:ascii="宋体" w:hAnsi="宋体" w:hint="eastAsia"/>
        </w:rPr>
        <w:t>zabbix-agent</w:t>
      </w:r>
      <w:r>
        <w:rPr>
          <w:rFonts w:ascii="宋体" w:hAnsi="宋体" w:hint="eastAsia"/>
          <w:color w:val="000000"/>
        </w:rPr>
        <w:t>服务状态：</w:t>
      </w:r>
    </w:p>
    <w:tbl>
      <w:tblPr>
        <w:tblStyle w:val="ab"/>
        <w:tblW w:w="8296" w:type="dxa"/>
        <w:tblInd w:w="500" w:type="dxa"/>
        <w:tblLook w:val="04A0" w:firstRow="1" w:lastRow="0" w:firstColumn="1" w:lastColumn="0" w:noHBand="0" w:noVBand="1"/>
      </w:tblPr>
      <w:tblGrid>
        <w:gridCol w:w="8296"/>
      </w:tblGrid>
      <w:tr w:rsidR="00A84750" w:rsidTr="008D30AF">
        <w:tc>
          <w:tcPr>
            <w:tcW w:w="8296" w:type="dxa"/>
          </w:tcPr>
          <w:p w:rsidR="00A84750" w:rsidRPr="008D30AF" w:rsidRDefault="00A84750" w:rsidP="008D30AF">
            <w:pPr>
              <w:rPr>
                <w:rFonts w:ascii="宋体" w:hAnsi="宋体"/>
                <w:color w:val="000000"/>
              </w:rPr>
            </w:pPr>
            <w:r w:rsidRPr="008D30AF">
              <w:rPr>
                <w:rFonts w:ascii="宋体" w:hAnsi="宋体" w:hint="eastAsia"/>
              </w:rPr>
              <w:t>/etc/init.d/zabbix-agent status</w:t>
            </w:r>
          </w:p>
        </w:tc>
      </w:tr>
    </w:tbl>
    <w:p w:rsidR="00A84750" w:rsidRDefault="00A84750" w:rsidP="00A84750">
      <w:pPr>
        <w:pStyle w:val="a6"/>
        <w:ind w:left="785" w:firstLineChars="0" w:firstLine="0"/>
        <w:rPr>
          <w:rFonts w:ascii="宋体" w:hAnsi="宋体"/>
          <w:color w:val="000000"/>
        </w:rPr>
      </w:pPr>
    </w:p>
    <w:p w:rsidR="00A84750" w:rsidRPr="008D30AF" w:rsidRDefault="00A84750" w:rsidP="00A84750">
      <w:pPr>
        <w:pStyle w:val="a6"/>
        <w:numPr>
          <w:ilvl w:val="0"/>
          <w:numId w:val="77"/>
        </w:numPr>
        <w:ind w:firstLineChars="0"/>
        <w:rPr>
          <w:rFonts w:ascii="宋体" w:hAnsi="宋体"/>
          <w:color w:val="000000"/>
        </w:rPr>
      </w:pPr>
      <w:r w:rsidRPr="008D30AF">
        <w:rPr>
          <w:rFonts w:ascii="宋体" w:hAnsi="宋体" w:hint="eastAsia"/>
          <w:color w:val="000000"/>
          <w:highlight w:val="yellow"/>
        </w:rPr>
        <w:t>如</w:t>
      </w:r>
      <w:r w:rsidRPr="008D30AF">
        <w:rPr>
          <w:rFonts w:ascii="宋体" w:hAnsi="宋体" w:hint="eastAsia"/>
          <w:highlight w:val="yellow"/>
        </w:rPr>
        <w:t>zabbix-agent</w:t>
      </w:r>
      <w:r w:rsidRPr="008D30AF">
        <w:rPr>
          <w:rFonts w:ascii="宋体" w:hAnsi="宋体" w:hint="eastAsia"/>
          <w:color w:val="000000"/>
          <w:highlight w:val="yellow"/>
        </w:rPr>
        <w:t>服务未启动</w:t>
      </w:r>
      <w:r>
        <w:rPr>
          <w:rFonts w:ascii="宋体" w:hAnsi="宋体" w:hint="eastAsia"/>
          <w:color w:val="000000"/>
        </w:rPr>
        <w:t>，</w:t>
      </w:r>
      <w:r w:rsidR="00CC3C7B">
        <w:rPr>
          <w:rFonts w:ascii="宋体" w:hAnsi="宋体" w:hint="eastAsia"/>
          <w:color w:val="000000"/>
        </w:rPr>
        <w:t>则切换至root用户执行以下命令启动进程</w:t>
      </w:r>
      <w:r>
        <w:rPr>
          <w:rFonts w:ascii="宋体" w:hAnsi="宋体" w:hint="eastAsia"/>
          <w:color w:val="000000"/>
        </w:rPr>
        <w:t>：</w:t>
      </w:r>
    </w:p>
    <w:tbl>
      <w:tblPr>
        <w:tblStyle w:val="ab"/>
        <w:tblW w:w="8296" w:type="dxa"/>
        <w:tblInd w:w="500" w:type="dxa"/>
        <w:tblLook w:val="04A0" w:firstRow="1" w:lastRow="0" w:firstColumn="1" w:lastColumn="0" w:noHBand="0" w:noVBand="1"/>
      </w:tblPr>
      <w:tblGrid>
        <w:gridCol w:w="8296"/>
      </w:tblGrid>
      <w:tr w:rsidR="00A84750" w:rsidTr="008D30AF">
        <w:tc>
          <w:tcPr>
            <w:tcW w:w="8296" w:type="dxa"/>
          </w:tcPr>
          <w:p w:rsidR="00A84750" w:rsidRPr="008D30AF" w:rsidRDefault="00A84750" w:rsidP="008D30AF">
            <w:pPr>
              <w:rPr>
                <w:rFonts w:ascii="宋体" w:hAnsi="宋体"/>
                <w:color w:val="000000"/>
              </w:rPr>
            </w:pPr>
            <w:r w:rsidRPr="008D30AF">
              <w:rPr>
                <w:rFonts w:ascii="宋体" w:hAnsi="宋体" w:hint="eastAsia"/>
              </w:rPr>
              <w:t xml:space="preserve">/etc/init.d/zabbix-agent </w:t>
            </w:r>
            <w:r>
              <w:rPr>
                <w:rFonts w:ascii="宋体" w:hAnsi="宋体" w:hint="eastAsia"/>
              </w:rPr>
              <w:t>start</w:t>
            </w:r>
          </w:p>
        </w:tc>
      </w:tr>
    </w:tbl>
    <w:p w:rsidR="00A84750" w:rsidRDefault="00A84750" w:rsidP="00A84750">
      <w:pPr>
        <w:pStyle w:val="a6"/>
        <w:ind w:left="785" w:firstLineChars="0" w:firstLine="0"/>
        <w:rPr>
          <w:rFonts w:ascii="宋体" w:hAnsi="宋体"/>
          <w:color w:val="000000"/>
        </w:rPr>
      </w:pPr>
    </w:p>
    <w:p w:rsidR="00A84750" w:rsidRPr="008D30AF" w:rsidRDefault="00A84750" w:rsidP="00A84750">
      <w:pPr>
        <w:pStyle w:val="a6"/>
        <w:numPr>
          <w:ilvl w:val="0"/>
          <w:numId w:val="77"/>
        </w:numPr>
        <w:ind w:firstLineChars="0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进程手工启动后再次检查</w:t>
      </w:r>
      <w:r w:rsidRPr="008D30AF">
        <w:rPr>
          <w:rFonts w:ascii="宋体" w:hAnsi="宋体" w:hint="eastAsia"/>
        </w:rPr>
        <w:t>zabbix-agent</w:t>
      </w:r>
      <w:r>
        <w:rPr>
          <w:rFonts w:ascii="宋体" w:hAnsi="宋体" w:hint="eastAsia"/>
          <w:color w:val="000000"/>
        </w:rPr>
        <w:t>服务状态已启动（使用betadmin）：</w:t>
      </w:r>
    </w:p>
    <w:tbl>
      <w:tblPr>
        <w:tblStyle w:val="ab"/>
        <w:tblW w:w="8296" w:type="dxa"/>
        <w:tblInd w:w="500" w:type="dxa"/>
        <w:tblLook w:val="04A0" w:firstRow="1" w:lastRow="0" w:firstColumn="1" w:lastColumn="0" w:noHBand="0" w:noVBand="1"/>
      </w:tblPr>
      <w:tblGrid>
        <w:gridCol w:w="8296"/>
      </w:tblGrid>
      <w:tr w:rsidR="00A84750" w:rsidTr="008D30AF">
        <w:tc>
          <w:tcPr>
            <w:tcW w:w="8296" w:type="dxa"/>
          </w:tcPr>
          <w:p w:rsidR="00A84750" w:rsidRPr="008D30AF" w:rsidRDefault="00A84750" w:rsidP="008D30AF">
            <w:pPr>
              <w:rPr>
                <w:rFonts w:ascii="宋体" w:hAnsi="宋体"/>
                <w:color w:val="000000"/>
              </w:rPr>
            </w:pPr>
            <w:r w:rsidRPr="008D30AF">
              <w:rPr>
                <w:rFonts w:ascii="宋体" w:hAnsi="宋体" w:hint="eastAsia"/>
              </w:rPr>
              <w:t>/etc/init.d/zabbix-agent status</w:t>
            </w:r>
          </w:p>
        </w:tc>
      </w:tr>
    </w:tbl>
    <w:p w:rsidR="00A84750" w:rsidRPr="008D30AF" w:rsidRDefault="00A84750" w:rsidP="00A84750">
      <w:pPr>
        <w:rPr>
          <w:rFonts w:ascii="宋体" w:hAnsi="宋体"/>
          <w:color w:val="000000"/>
        </w:rPr>
      </w:pPr>
    </w:p>
    <w:p w:rsidR="001F25F3" w:rsidRPr="00A84750" w:rsidRDefault="001F25F3" w:rsidP="001F25F3">
      <w:pPr>
        <w:rPr>
          <w:rFonts w:ascii="宋体" w:hAnsi="宋体"/>
          <w:color w:val="000000"/>
        </w:rPr>
      </w:pPr>
    </w:p>
    <w:p w:rsidR="001F25F3" w:rsidRDefault="001F25F3" w:rsidP="001F25F3">
      <w:pPr>
        <w:ind w:left="425"/>
        <w:rPr>
          <w:rFonts w:ascii="Calibri" w:hAnsi="Calibri"/>
          <w:color w:val="000000"/>
        </w:rPr>
      </w:pPr>
    </w:p>
    <w:p w:rsidR="001F25F3" w:rsidRDefault="001F25F3" w:rsidP="001F25F3">
      <w:pPr>
        <w:pStyle w:val="a6"/>
        <w:spacing w:line="360" w:lineRule="auto"/>
        <w:ind w:firstLineChars="0"/>
        <w:rPr>
          <w:noProof/>
          <w:szCs w:val="21"/>
        </w:rPr>
      </w:pPr>
    </w:p>
    <w:p w:rsidR="00A84750" w:rsidRDefault="00A84750">
      <w:pPr>
        <w:widowControl/>
        <w:jc w:val="left"/>
        <w:rPr>
          <w:noProof/>
          <w:szCs w:val="21"/>
        </w:rPr>
      </w:pPr>
      <w:r>
        <w:rPr>
          <w:noProof/>
          <w:szCs w:val="21"/>
        </w:rPr>
        <w:br w:type="page"/>
      </w:r>
    </w:p>
    <w:p w:rsidR="001F25F3" w:rsidRPr="00824C83" w:rsidRDefault="001F25F3" w:rsidP="001F25F3">
      <w:pPr>
        <w:spacing w:line="360" w:lineRule="auto"/>
        <w:rPr>
          <w:noProof/>
          <w:szCs w:val="21"/>
        </w:rPr>
      </w:pPr>
    </w:p>
    <w:p w:rsidR="001F25F3" w:rsidRDefault="00490033" w:rsidP="001F25F3">
      <w:pPr>
        <w:pStyle w:val="1"/>
      </w:pPr>
      <w:bookmarkStart w:id="326" w:name="_Toc78146539"/>
      <w:r>
        <w:t>SBSG2RTQDB</w:t>
      </w:r>
      <w:r w:rsidR="001F25F3">
        <w:rPr>
          <w:rFonts w:hint="eastAsia"/>
        </w:rPr>
        <w:t>服务器</w:t>
      </w:r>
      <w:r w:rsidR="00262301">
        <w:rPr>
          <w:rFonts w:hint="eastAsia"/>
        </w:rPr>
        <w:t>备机</w:t>
      </w:r>
      <w:r w:rsidR="001F25F3">
        <w:rPr>
          <w:rFonts w:hint="eastAsia"/>
        </w:rPr>
        <w:t>重启</w:t>
      </w:r>
      <w:bookmarkEnd w:id="326"/>
    </w:p>
    <w:p w:rsidR="001F25F3" w:rsidRDefault="001F25F3" w:rsidP="00546D9C">
      <w:pPr>
        <w:pStyle w:val="20"/>
        <w:numPr>
          <w:ilvl w:val="1"/>
          <w:numId w:val="58"/>
        </w:numPr>
      </w:pPr>
      <w:bookmarkStart w:id="327" w:name="_Toc78146540"/>
      <w:r>
        <w:t>系统列表</w:t>
      </w:r>
      <w:bookmarkEnd w:id="327"/>
      <w:r>
        <w:rPr>
          <w:rFonts w:hint="eastAsia"/>
        </w:rPr>
        <w:t xml:space="preserve"> </w:t>
      </w:r>
    </w:p>
    <w:tbl>
      <w:tblPr>
        <w:tblW w:w="4540" w:type="dxa"/>
        <w:tblInd w:w="93" w:type="dxa"/>
        <w:tblLook w:val="04A0" w:firstRow="1" w:lastRow="0" w:firstColumn="1" w:lastColumn="0" w:noHBand="0" w:noVBand="1"/>
      </w:tblPr>
      <w:tblGrid>
        <w:gridCol w:w="2400"/>
        <w:gridCol w:w="2140"/>
      </w:tblGrid>
      <w:tr w:rsidR="001F25F3" w:rsidRPr="00A0046C" w:rsidTr="00184664">
        <w:trPr>
          <w:trHeight w:val="285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25F3" w:rsidRPr="008B2E55" w:rsidRDefault="001F25F3" w:rsidP="00184664">
            <w:pPr>
              <w:rPr>
                <w:sz w:val="24"/>
              </w:rPr>
            </w:pPr>
            <w:r w:rsidRPr="008B2E55">
              <w:rPr>
                <w:rFonts w:hint="eastAsia"/>
                <w:sz w:val="24"/>
              </w:rPr>
              <w:t>主机名</w:t>
            </w:r>
          </w:p>
        </w:tc>
        <w:tc>
          <w:tcPr>
            <w:tcW w:w="2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25F3" w:rsidRPr="008B2E55" w:rsidRDefault="001F25F3" w:rsidP="00184664">
            <w:pPr>
              <w:rPr>
                <w:sz w:val="24"/>
              </w:rPr>
            </w:pPr>
            <w:r w:rsidRPr="008B2E55">
              <w:rPr>
                <w:rFonts w:hint="eastAsia"/>
                <w:sz w:val="24"/>
              </w:rPr>
              <w:t>IP</w:t>
            </w:r>
            <w:r w:rsidRPr="008B2E55">
              <w:rPr>
                <w:rFonts w:hint="eastAsia"/>
                <w:sz w:val="24"/>
              </w:rPr>
              <w:t>地址</w:t>
            </w:r>
          </w:p>
        </w:tc>
      </w:tr>
      <w:tr w:rsidR="00490033" w:rsidTr="00546D9C">
        <w:trPr>
          <w:trHeight w:val="285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0033" w:rsidRPr="008B2E55" w:rsidRDefault="00490033" w:rsidP="00490033">
            <w:pPr>
              <w:rPr>
                <w:sz w:val="24"/>
              </w:rPr>
            </w:pPr>
            <w:r w:rsidRPr="00184664">
              <w:rPr>
                <w:sz w:val="24"/>
              </w:rPr>
              <w:t>SBSG2RTQDBA01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0033" w:rsidRPr="008B2E55" w:rsidRDefault="00490033" w:rsidP="00490033">
            <w:pPr>
              <w:rPr>
                <w:sz w:val="24"/>
              </w:rPr>
            </w:pPr>
            <w:r w:rsidRPr="00184664">
              <w:rPr>
                <w:sz w:val="24"/>
              </w:rPr>
              <w:t>4.190.88.31</w:t>
            </w:r>
          </w:p>
        </w:tc>
      </w:tr>
      <w:tr w:rsidR="00490033" w:rsidTr="00546D9C">
        <w:trPr>
          <w:trHeight w:val="285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0033" w:rsidRPr="008B2E55" w:rsidRDefault="00A3149E" w:rsidP="00490033">
            <w:pPr>
              <w:rPr>
                <w:sz w:val="24"/>
              </w:rPr>
            </w:pPr>
            <w:r>
              <w:rPr>
                <w:sz w:val="24"/>
              </w:rPr>
              <w:t>SBSG2RTQDBA02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0033" w:rsidRPr="008B2E55" w:rsidRDefault="00490033" w:rsidP="00490033">
            <w:pPr>
              <w:rPr>
                <w:sz w:val="24"/>
              </w:rPr>
            </w:pPr>
            <w:r w:rsidRPr="00184664">
              <w:rPr>
                <w:sz w:val="24"/>
              </w:rPr>
              <w:t>4.190.88.32</w:t>
            </w:r>
          </w:p>
        </w:tc>
      </w:tr>
      <w:tr w:rsidR="00490033" w:rsidTr="00546D9C">
        <w:trPr>
          <w:trHeight w:val="285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90033" w:rsidRPr="008B2E55" w:rsidRDefault="00490033" w:rsidP="00490033">
            <w:pPr>
              <w:rPr>
                <w:sz w:val="24"/>
              </w:rPr>
            </w:pPr>
            <w:r w:rsidRPr="00184664">
              <w:rPr>
                <w:sz w:val="24"/>
              </w:rPr>
              <w:t>SBSG2RTQDB</w:t>
            </w:r>
            <w:r w:rsidRPr="00184664">
              <w:rPr>
                <w:rFonts w:hint="eastAsia"/>
                <w:sz w:val="24"/>
              </w:rPr>
              <w:t>（</w:t>
            </w:r>
            <w:r w:rsidRPr="00184664">
              <w:rPr>
                <w:sz w:val="24"/>
              </w:rPr>
              <w:t>VIP</w:t>
            </w:r>
            <w:r w:rsidRPr="00184664">
              <w:rPr>
                <w:rFonts w:hint="eastAsia"/>
                <w:sz w:val="24"/>
              </w:rPr>
              <w:t>）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90033" w:rsidRPr="008B2E55" w:rsidRDefault="00490033" w:rsidP="00490033">
            <w:pPr>
              <w:rPr>
                <w:sz w:val="24"/>
              </w:rPr>
            </w:pPr>
            <w:r w:rsidRPr="00184664">
              <w:rPr>
                <w:sz w:val="24"/>
              </w:rPr>
              <w:t>4.190.88.33</w:t>
            </w:r>
          </w:p>
        </w:tc>
      </w:tr>
    </w:tbl>
    <w:p w:rsidR="001F25F3" w:rsidRPr="00184664" w:rsidRDefault="001F25F3" w:rsidP="001F25F3">
      <w:pPr>
        <w:rPr>
          <w:sz w:val="24"/>
        </w:rPr>
      </w:pPr>
    </w:p>
    <w:p w:rsidR="001F25F3" w:rsidRDefault="001F25F3" w:rsidP="00546D9C">
      <w:pPr>
        <w:pStyle w:val="20"/>
        <w:numPr>
          <w:ilvl w:val="1"/>
          <w:numId w:val="58"/>
        </w:numPr>
      </w:pPr>
      <w:bookmarkStart w:id="328" w:name="_Toc78146541"/>
      <w:r>
        <w:rPr>
          <w:rFonts w:hint="eastAsia"/>
        </w:rPr>
        <w:t>重启前操作</w:t>
      </w:r>
      <w:bookmarkEnd w:id="328"/>
    </w:p>
    <w:p w:rsidR="00287D13" w:rsidRPr="00287D13" w:rsidRDefault="00287D13" w:rsidP="00546D9C">
      <w:pPr>
        <w:pStyle w:val="a6"/>
        <w:ind w:left="425" w:firstLineChars="0" w:firstLine="0"/>
        <w:rPr>
          <w:b/>
          <w:color w:val="FF0000"/>
          <w:sz w:val="22"/>
        </w:rPr>
      </w:pPr>
      <w:r w:rsidRPr="00287D13">
        <w:rPr>
          <w:b/>
          <w:color w:val="FF0000"/>
          <w:sz w:val="22"/>
          <w:highlight w:val="yellow"/>
        </w:rPr>
        <w:t>注</w:t>
      </w:r>
      <w:r w:rsidRPr="00287D13">
        <w:rPr>
          <w:rFonts w:hint="eastAsia"/>
          <w:b/>
          <w:color w:val="FF0000"/>
          <w:sz w:val="22"/>
          <w:highlight w:val="yellow"/>
        </w:rPr>
        <w:t>：</w:t>
      </w:r>
      <w:r w:rsidRPr="00287D13">
        <w:rPr>
          <w:b/>
          <w:color w:val="FF0000"/>
          <w:sz w:val="22"/>
          <w:highlight w:val="yellow"/>
        </w:rPr>
        <w:t>所有重启操作避开整点</w:t>
      </w:r>
      <w:r w:rsidRPr="00287D13">
        <w:rPr>
          <w:rFonts w:hint="eastAsia"/>
          <w:b/>
          <w:color w:val="FF0000"/>
          <w:sz w:val="22"/>
          <w:highlight w:val="yellow"/>
        </w:rPr>
        <w:t>，</w:t>
      </w:r>
      <w:r w:rsidRPr="00287D13">
        <w:rPr>
          <w:b/>
          <w:color w:val="FF0000"/>
          <w:sz w:val="22"/>
          <w:highlight w:val="yellow"/>
        </w:rPr>
        <w:t>暂定义安全时间段为</w:t>
      </w:r>
      <w:r w:rsidRPr="00287D13">
        <w:rPr>
          <w:rFonts w:hint="eastAsia"/>
          <w:b/>
          <w:color w:val="FF0000"/>
          <w:sz w:val="22"/>
          <w:highlight w:val="yellow"/>
        </w:rPr>
        <w:t>2:1</w:t>
      </w:r>
      <w:r w:rsidRPr="00287D13">
        <w:rPr>
          <w:b/>
          <w:color w:val="FF0000"/>
          <w:sz w:val="22"/>
          <w:highlight w:val="yellow"/>
        </w:rPr>
        <w:t>5-2</w:t>
      </w:r>
      <w:r w:rsidRPr="00287D13">
        <w:rPr>
          <w:rFonts w:hint="eastAsia"/>
          <w:b/>
          <w:color w:val="FF0000"/>
          <w:sz w:val="22"/>
          <w:highlight w:val="yellow"/>
        </w:rPr>
        <w:t>:4</w:t>
      </w:r>
      <w:r w:rsidRPr="00287D13">
        <w:rPr>
          <w:b/>
          <w:color w:val="FF0000"/>
          <w:sz w:val="22"/>
          <w:highlight w:val="yellow"/>
        </w:rPr>
        <w:t>5</w:t>
      </w:r>
      <w:r w:rsidRPr="00287D13">
        <w:rPr>
          <w:rFonts w:hint="eastAsia"/>
          <w:b/>
          <w:color w:val="FF0000"/>
          <w:sz w:val="22"/>
          <w:highlight w:val="yellow"/>
        </w:rPr>
        <w:t>、</w:t>
      </w:r>
      <w:r w:rsidRPr="00287D13">
        <w:rPr>
          <w:rFonts w:hint="eastAsia"/>
          <w:b/>
          <w:color w:val="FF0000"/>
          <w:sz w:val="22"/>
          <w:highlight w:val="yellow"/>
        </w:rPr>
        <w:t>3:1</w:t>
      </w:r>
      <w:r w:rsidRPr="00287D13">
        <w:rPr>
          <w:b/>
          <w:color w:val="FF0000"/>
          <w:sz w:val="22"/>
          <w:highlight w:val="yellow"/>
        </w:rPr>
        <w:t>5-3</w:t>
      </w:r>
      <w:r w:rsidRPr="00287D13">
        <w:rPr>
          <w:rFonts w:hint="eastAsia"/>
          <w:b/>
          <w:color w:val="FF0000"/>
          <w:sz w:val="22"/>
          <w:highlight w:val="yellow"/>
        </w:rPr>
        <w:t>:4</w:t>
      </w:r>
      <w:r w:rsidRPr="00287D13">
        <w:rPr>
          <w:b/>
          <w:color w:val="FF0000"/>
          <w:sz w:val="22"/>
          <w:highlight w:val="yellow"/>
        </w:rPr>
        <w:t>5</w:t>
      </w:r>
      <w:r w:rsidRPr="00287D13">
        <w:rPr>
          <w:rFonts w:hint="eastAsia"/>
          <w:b/>
          <w:color w:val="FF0000"/>
          <w:sz w:val="22"/>
          <w:highlight w:val="yellow"/>
        </w:rPr>
        <w:t>，</w:t>
      </w:r>
      <w:r w:rsidRPr="00287D13">
        <w:rPr>
          <w:b/>
          <w:color w:val="FF0000"/>
          <w:sz w:val="22"/>
          <w:highlight w:val="yellow"/>
        </w:rPr>
        <w:t>重启操作在此时间段执行</w:t>
      </w:r>
      <w:r w:rsidRPr="00287D13">
        <w:rPr>
          <w:rFonts w:hint="eastAsia"/>
          <w:b/>
          <w:color w:val="FF0000"/>
          <w:sz w:val="22"/>
          <w:highlight w:val="yellow"/>
        </w:rPr>
        <w:t>。</w:t>
      </w:r>
    </w:p>
    <w:p w:rsidR="00287D13" w:rsidRPr="00546D9C" w:rsidRDefault="00287D13" w:rsidP="00546D9C"/>
    <w:p w:rsidR="00E0513D" w:rsidRPr="00961624" w:rsidRDefault="001F25F3" w:rsidP="00E0513D">
      <w:pPr>
        <w:ind w:firstLine="420"/>
        <w:rPr>
          <w:b/>
        </w:rPr>
      </w:pPr>
      <w:r w:rsidRPr="00184664">
        <w:rPr>
          <w:b/>
        </w:rPr>
        <w:t>1</w:t>
      </w:r>
      <w:r w:rsidRPr="00184664">
        <w:rPr>
          <w:rFonts w:hint="eastAsia"/>
          <w:b/>
        </w:rPr>
        <w:t>）</w:t>
      </w:r>
      <w:r w:rsidR="00E0513D" w:rsidRPr="00961624">
        <w:rPr>
          <w:rFonts w:hint="eastAsia"/>
          <w:b/>
        </w:rPr>
        <w:t>确认</w:t>
      </w:r>
      <w:r w:rsidR="00E0513D" w:rsidRPr="00961624">
        <w:rPr>
          <w:b/>
        </w:rPr>
        <w:t>BASDB</w:t>
      </w:r>
      <w:r w:rsidR="00E0513D" w:rsidRPr="00961624">
        <w:rPr>
          <w:rFonts w:hint="eastAsia"/>
          <w:b/>
        </w:rPr>
        <w:t>日结状态</w:t>
      </w:r>
      <w:r w:rsidR="00CB1548">
        <w:rPr>
          <w:rFonts w:hint="eastAsia"/>
          <w:b/>
        </w:rPr>
        <w:t>进度</w:t>
      </w:r>
    </w:p>
    <w:p w:rsidR="00E933C7" w:rsidRDefault="00E933C7" w:rsidP="00E0513D">
      <w:pPr>
        <w:pStyle w:val="a6"/>
        <w:spacing w:line="360" w:lineRule="auto"/>
        <w:ind w:left="36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通过</w:t>
      </w:r>
      <w:r>
        <w:rPr>
          <w:rFonts w:hint="eastAsia"/>
          <w:sz w:val="24"/>
          <w:szCs w:val="24"/>
        </w:rPr>
        <w:t>grafana</w:t>
      </w:r>
      <w:r>
        <w:rPr>
          <w:rFonts w:hint="eastAsia"/>
          <w:sz w:val="24"/>
          <w:szCs w:val="24"/>
        </w:rPr>
        <w:t>确认</w:t>
      </w:r>
      <w:r>
        <w:rPr>
          <w:rFonts w:hint="eastAsia"/>
          <w:sz w:val="24"/>
          <w:szCs w:val="24"/>
        </w:rPr>
        <w:t>BASDB</w:t>
      </w:r>
      <w:r>
        <w:rPr>
          <w:rFonts w:hint="eastAsia"/>
          <w:sz w:val="24"/>
          <w:szCs w:val="24"/>
        </w:rPr>
        <w:t>日结进度，如果下图中红色线以上的日结任务完成，即可执行</w:t>
      </w:r>
      <w:r>
        <w:rPr>
          <w:rFonts w:hint="eastAsia"/>
          <w:sz w:val="24"/>
          <w:szCs w:val="24"/>
        </w:rPr>
        <w:t>RTQDB</w:t>
      </w:r>
      <w:r>
        <w:rPr>
          <w:rFonts w:hint="eastAsia"/>
          <w:sz w:val="24"/>
          <w:szCs w:val="24"/>
        </w:rPr>
        <w:t>的重启操作：</w:t>
      </w:r>
    </w:p>
    <w:p w:rsidR="00E933C7" w:rsidRDefault="00E933C7" w:rsidP="00E0513D">
      <w:pPr>
        <w:pStyle w:val="a6"/>
        <w:spacing w:line="360" w:lineRule="auto"/>
        <w:ind w:left="360" w:firstLineChars="0" w:firstLine="0"/>
        <w:rPr>
          <w:sz w:val="24"/>
          <w:szCs w:val="24"/>
        </w:rPr>
      </w:pPr>
      <w:r>
        <w:rPr>
          <w:noProof/>
        </w:rPr>
        <w:drawing>
          <wp:inline distT="0" distB="0" distL="0" distR="0" wp14:anchorId="1C6ADEEF" wp14:editId="4AF737C9">
            <wp:extent cx="5267325" cy="1514475"/>
            <wp:effectExtent l="0" t="0" r="9525" b="9525"/>
            <wp:docPr id="242" name="图片 242" descr="D:\Users\songyande\AppData\Local\Microsoft\Windows\INetCache\Content.Word\1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:\Users\songyande\AppData\Local\Microsoft\Windows\INetCache\Content.Word\111.jp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513D" w:rsidRPr="00184664" w:rsidRDefault="00E0513D" w:rsidP="00E0513D">
      <w:pPr>
        <w:pStyle w:val="a6"/>
        <w:spacing w:line="360" w:lineRule="auto"/>
        <w:ind w:left="36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（如</w:t>
      </w:r>
      <w:r>
        <w:rPr>
          <w:rFonts w:hint="eastAsia"/>
          <w:sz w:val="24"/>
          <w:szCs w:val="24"/>
        </w:rPr>
        <w:t>5:3</w:t>
      </w:r>
      <w:r>
        <w:rPr>
          <w:sz w:val="24"/>
          <w:szCs w:val="24"/>
        </w:rPr>
        <w:t>0</w:t>
      </w:r>
      <w:r>
        <w:rPr>
          <w:sz w:val="24"/>
          <w:szCs w:val="24"/>
        </w:rPr>
        <w:t>日结未完成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联系管理人员另行安排</w:t>
      </w:r>
      <w:r>
        <w:rPr>
          <w:rFonts w:hint="eastAsia"/>
          <w:sz w:val="24"/>
          <w:szCs w:val="24"/>
        </w:rPr>
        <w:t>）</w:t>
      </w:r>
      <w:r w:rsidRPr="00A42D55">
        <w:rPr>
          <w:rFonts w:hint="eastAsia"/>
          <w:sz w:val="24"/>
          <w:szCs w:val="24"/>
        </w:rPr>
        <w:t>。</w:t>
      </w:r>
    </w:p>
    <w:p w:rsidR="00E0513D" w:rsidRPr="00E0513D" w:rsidRDefault="00E0513D" w:rsidP="001F25F3">
      <w:pPr>
        <w:ind w:firstLine="420"/>
        <w:rPr>
          <w:b/>
        </w:rPr>
      </w:pPr>
    </w:p>
    <w:p w:rsidR="001F25F3" w:rsidRPr="00184664" w:rsidRDefault="00E0513D" w:rsidP="001F25F3">
      <w:pPr>
        <w:ind w:firstLine="420"/>
        <w:rPr>
          <w:b/>
        </w:rPr>
      </w:pPr>
      <w:r>
        <w:rPr>
          <w:b/>
        </w:rPr>
        <w:t>2</w:t>
      </w:r>
      <w:r>
        <w:rPr>
          <w:rFonts w:hint="eastAsia"/>
          <w:b/>
        </w:rPr>
        <w:t>）</w:t>
      </w:r>
      <w:r w:rsidR="001F25F3" w:rsidRPr="00184664">
        <w:rPr>
          <w:rFonts w:hint="eastAsia"/>
          <w:b/>
        </w:rPr>
        <w:t>确认待重启节点服务运行情况</w:t>
      </w:r>
    </w:p>
    <w:p w:rsidR="001F25F3" w:rsidRPr="001F25F3" w:rsidRDefault="001F25F3" w:rsidP="001F25F3"/>
    <w:p w:rsidR="001F25F3" w:rsidRDefault="001F25F3" w:rsidP="001F25F3">
      <w:pPr>
        <w:pStyle w:val="a6"/>
        <w:ind w:left="425" w:firstLineChars="0" w:firstLine="0"/>
      </w:pPr>
      <w:r w:rsidRPr="00171756">
        <w:rPr>
          <w:rFonts w:hint="eastAsia"/>
          <w:sz w:val="24"/>
          <w:szCs w:val="24"/>
        </w:rPr>
        <w:t>使用</w:t>
      </w:r>
      <w:r w:rsidRPr="00171756">
        <w:rPr>
          <w:rFonts w:hint="eastAsia"/>
          <w:sz w:val="24"/>
          <w:szCs w:val="24"/>
        </w:rPr>
        <w:t>betadmin</w:t>
      </w:r>
      <w:r w:rsidRPr="00171756">
        <w:rPr>
          <w:rFonts w:hint="eastAsia"/>
          <w:sz w:val="24"/>
          <w:szCs w:val="24"/>
        </w:rPr>
        <w:t>用户登录</w:t>
      </w:r>
      <w:r w:rsidR="00490033" w:rsidRPr="00715BB8">
        <w:rPr>
          <w:rFonts w:hint="eastAsia"/>
        </w:rPr>
        <w:t>SBSG2RTQDB</w:t>
      </w:r>
      <w:r>
        <w:rPr>
          <w:rFonts w:hint="eastAsia"/>
          <w:sz w:val="24"/>
          <w:szCs w:val="24"/>
        </w:rPr>
        <w:t>待重启节点，切换至</w:t>
      </w:r>
      <w:r w:rsidRPr="00171756">
        <w:rPr>
          <w:rFonts w:hint="eastAsia"/>
          <w:sz w:val="24"/>
          <w:szCs w:val="24"/>
        </w:rPr>
        <w:t>root</w:t>
      </w:r>
      <w:r w:rsidRPr="00171756">
        <w:rPr>
          <w:rFonts w:hint="eastAsia"/>
          <w:sz w:val="24"/>
          <w:szCs w:val="24"/>
        </w:rPr>
        <w:t>执行如下命令：</w:t>
      </w:r>
      <w:r w:rsidRPr="00072438" w:rsidDel="00171756">
        <w:rPr>
          <w:rFonts w:hint="eastAsia"/>
          <w:sz w:val="24"/>
          <w:szCs w:val="24"/>
        </w:rPr>
        <w:t xml:space="preserve"> </w:t>
      </w:r>
    </w:p>
    <w:p w:rsidR="001F25F3" w:rsidRDefault="001F25F3" w:rsidP="001F25F3">
      <w:pPr>
        <w:pStyle w:val="a6"/>
        <w:ind w:left="425" w:firstLineChars="0" w:firstLine="0"/>
      </w:pPr>
      <w:r>
        <w:rPr>
          <w:noProof/>
        </w:rPr>
        <mc:AlternateContent>
          <mc:Choice Requires="wps">
            <w:drawing>
              <wp:inline distT="0" distB="0" distL="0" distR="0" wp14:anchorId="0924065F" wp14:editId="461510A6">
                <wp:extent cx="5274310" cy="387350"/>
                <wp:effectExtent l="12700" t="6985" r="8890" b="13970"/>
                <wp:docPr id="330" name="文本框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7431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F25F3" w:rsidRPr="00072438" w:rsidRDefault="001F25F3" w:rsidP="001F25F3">
                            <w:pPr>
                              <w:pStyle w:val="a6"/>
                              <w:spacing w:line="360" w:lineRule="auto"/>
                              <w:ind w:firstLineChars="0" w:firstLine="0"/>
                              <w:rPr>
                                <w:sz w:val="24"/>
                                <w:szCs w:val="24"/>
                              </w:rPr>
                            </w:pPr>
                            <w:r w:rsidRPr="00072438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clustat -l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1CC2DC2" id="_x0000_s1064" type="#_x0000_t202" style="width:415.3pt;height:3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">
                <v:textbox style="mso-fit-shape-to-text:t">
                  <w:txbxContent>
                    <w:p w:rsidR="001F25F3" w:rsidRPr="00072438" w:rsidRDefault="001F25F3" w:rsidP="001F25F3">
                      <w:pPr>
                        <w:pStyle w:val="a6"/>
                        <w:spacing w:line="360" w:lineRule="auto"/>
                        <w:ind w:firstLineChars="0" w:firstLine="0"/>
                        <w:rPr>
                          <w:sz w:val="24"/>
                          <w:szCs w:val="24"/>
                        </w:rPr>
                      </w:pPr>
                      <w:r w:rsidRPr="00072438">
                        <w:rPr>
                          <w:rFonts w:hint="eastAsia"/>
                          <w:sz w:val="24"/>
                          <w:szCs w:val="24"/>
                        </w:rPr>
                        <w:t>clustat -l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1F25F3" w:rsidRPr="000D13F3" w:rsidRDefault="00490033" w:rsidP="001F25F3">
      <w:pPr>
        <w:pStyle w:val="a6"/>
        <w:ind w:left="425" w:firstLineChars="0" w:firstLine="0"/>
      </w:pPr>
      <w:r>
        <w:rPr>
          <w:noProof/>
        </w:rPr>
        <w:drawing>
          <wp:inline distT="0" distB="0" distL="0" distR="0" wp14:anchorId="312C9B9A" wp14:editId="175A40FC">
            <wp:extent cx="5274310" cy="2221865"/>
            <wp:effectExtent l="0" t="0" r="2540" b="6985"/>
            <wp:docPr id="154" name="图片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5F3" w:rsidRDefault="001F25F3" w:rsidP="001F25F3">
      <w:pPr>
        <w:pStyle w:val="a6"/>
        <w:ind w:left="425" w:firstLineChars="0" w:firstLine="0"/>
        <w:rPr>
          <w:kern w:val="0"/>
        </w:rPr>
      </w:pPr>
      <w:r w:rsidRPr="00171756">
        <w:rPr>
          <w:rFonts w:hint="eastAsia"/>
        </w:rPr>
        <w:t>如上图标识位置实例的实际分布情况显示为</w:t>
      </w:r>
      <w:r w:rsidR="00490033">
        <w:t>g3rtqdbhb1</w:t>
      </w:r>
      <w:r w:rsidR="00490033" w:rsidRPr="00715BB8">
        <w:t>.csl.com</w:t>
      </w:r>
      <w:r w:rsidR="00490033" w:rsidRPr="00715BB8">
        <w:rPr>
          <w:rFonts w:hint="eastAsia"/>
        </w:rPr>
        <w:t>或</w:t>
      </w:r>
      <w:r w:rsidR="00490033" w:rsidRPr="00715BB8">
        <w:t>g3rtqdbhb2.csl.com</w:t>
      </w:r>
      <w:r w:rsidR="00490033" w:rsidRPr="00715BB8">
        <w:rPr>
          <w:rFonts w:hint="eastAsia"/>
        </w:rPr>
        <w:t>，当</w:t>
      </w:r>
      <w:r w:rsidR="00490033" w:rsidRPr="00715BB8">
        <w:rPr>
          <w:rFonts w:hint="eastAsia"/>
        </w:rPr>
        <w:t>owner</w:t>
      </w:r>
      <w:r w:rsidR="00490033" w:rsidRPr="00715BB8">
        <w:rPr>
          <w:rFonts w:hint="eastAsia"/>
        </w:rPr>
        <w:t>为</w:t>
      </w:r>
      <w:r w:rsidR="00490033">
        <w:t>g3rtqdbhb1</w:t>
      </w:r>
      <w:r w:rsidR="00490033" w:rsidRPr="00715BB8">
        <w:t>.csl.com</w:t>
      </w:r>
      <w:r w:rsidR="00490033" w:rsidRPr="00715BB8">
        <w:rPr>
          <w:rFonts w:hint="eastAsia"/>
        </w:rPr>
        <w:t>表示当前实例运行在</w:t>
      </w:r>
      <w:r w:rsidR="00490033" w:rsidRPr="00715BB8">
        <w:rPr>
          <w:rFonts w:hint="eastAsia"/>
        </w:rPr>
        <w:t>01</w:t>
      </w:r>
      <w:r w:rsidR="00490033" w:rsidRPr="00715BB8">
        <w:rPr>
          <w:rFonts w:hint="eastAsia"/>
        </w:rPr>
        <w:t>节点，当</w:t>
      </w:r>
      <w:r w:rsidR="00490033" w:rsidRPr="00715BB8">
        <w:rPr>
          <w:rFonts w:hint="eastAsia"/>
        </w:rPr>
        <w:t>owner</w:t>
      </w:r>
      <w:r w:rsidR="00490033" w:rsidRPr="00715BB8">
        <w:rPr>
          <w:rFonts w:hint="eastAsia"/>
        </w:rPr>
        <w:t>为</w:t>
      </w:r>
      <w:r w:rsidR="00490033">
        <w:t>g3rtqdbhb2</w:t>
      </w:r>
      <w:r w:rsidR="00490033" w:rsidRPr="00715BB8">
        <w:t>.csl.com</w:t>
      </w:r>
      <w:r w:rsidR="00490033" w:rsidRPr="00715BB8">
        <w:rPr>
          <w:rFonts w:hint="eastAsia"/>
        </w:rPr>
        <w:t>表示当前实例运行在</w:t>
      </w:r>
      <w:r w:rsidR="00490033" w:rsidRPr="00715BB8">
        <w:rPr>
          <w:rFonts w:hint="eastAsia"/>
        </w:rPr>
        <w:t>02</w:t>
      </w:r>
      <w:r w:rsidR="00490033" w:rsidRPr="00715BB8">
        <w:rPr>
          <w:rFonts w:hint="eastAsia"/>
        </w:rPr>
        <w:t>节点</w:t>
      </w:r>
      <w:r w:rsidRPr="00171756">
        <w:rPr>
          <w:rFonts w:hint="eastAsia"/>
        </w:rPr>
        <w:t>。查看实例分布情况</w:t>
      </w:r>
      <w:r>
        <w:rPr>
          <w:rFonts w:hint="eastAsia"/>
          <w:kern w:val="0"/>
        </w:rPr>
        <w:t>，如实例运行所在节点与安排重启的节点非同一节点，则执行后续重启步骤。</w:t>
      </w:r>
    </w:p>
    <w:p w:rsidR="001F25F3" w:rsidRDefault="001F25F3" w:rsidP="001F25F3">
      <w:pPr>
        <w:pStyle w:val="a6"/>
        <w:ind w:left="425" w:firstLineChars="0" w:firstLine="0"/>
        <w:rPr>
          <w:kern w:val="0"/>
        </w:rPr>
      </w:pPr>
    </w:p>
    <w:p w:rsidR="001F25F3" w:rsidRDefault="00E0513D" w:rsidP="001F25F3">
      <w:pPr>
        <w:ind w:firstLine="420"/>
        <w:rPr>
          <w:b/>
        </w:rPr>
      </w:pPr>
      <w:r>
        <w:rPr>
          <w:b/>
        </w:rPr>
        <w:t>3</w:t>
      </w:r>
      <w:r w:rsidR="001F25F3">
        <w:rPr>
          <w:rFonts w:hint="eastAsia"/>
          <w:b/>
        </w:rPr>
        <w:t>）停止集群资源服务及集群基础服务：</w:t>
      </w:r>
    </w:p>
    <w:p w:rsidR="001F25F3" w:rsidRDefault="001F25F3" w:rsidP="001F25F3">
      <w:pPr>
        <w:ind w:left="420" w:firstLine="420"/>
      </w:pPr>
      <w:r>
        <w:rPr>
          <w:rFonts w:hint="eastAsia"/>
        </w:rPr>
        <w:t>在</w:t>
      </w:r>
      <w:r w:rsidR="00490033" w:rsidRPr="00715BB8">
        <w:rPr>
          <w:rFonts w:hint="eastAsia"/>
        </w:rPr>
        <w:t>SBSG2RTQDB</w:t>
      </w:r>
      <w:r>
        <w:rPr>
          <w:rFonts w:hint="eastAsia"/>
        </w:rPr>
        <w:t>待重启节点，保持使用</w:t>
      </w:r>
      <w:r>
        <w:t>root</w:t>
      </w:r>
      <w:r>
        <w:rPr>
          <w:rFonts w:hint="eastAsia"/>
        </w:rPr>
        <w:t>用户，依次执行以下命令停止主机集群资源服务及集群基础服务：</w:t>
      </w:r>
    </w:p>
    <w:tbl>
      <w:tblPr>
        <w:tblStyle w:val="ab"/>
        <w:tblpPr w:leftFromText="180" w:rightFromText="180" w:vertAnchor="text" w:horzAnchor="margin" w:tblpY="16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F25F3" w:rsidTr="00184664">
        <w:tc>
          <w:tcPr>
            <w:tcW w:w="85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25F3" w:rsidRDefault="001F25F3" w:rsidP="00184664">
            <w:pPr>
              <w:spacing w:line="360" w:lineRule="auto"/>
            </w:pPr>
            <w:r>
              <w:t>service rgmanager stop</w:t>
            </w:r>
          </w:p>
          <w:p w:rsidR="001F25F3" w:rsidRDefault="001F25F3" w:rsidP="00184664">
            <w:pPr>
              <w:spacing w:line="360" w:lineRule="auto"/>
            </w:pPr>
            <w:r>
              <w:t>service cman stop</w:t>
            </w:r>
          </w:p>
        </w:tc>
      </w:tr>
    </w:tbl>
    <w:p w:rsidR="001F25F3" w:rsidRDefault="001F25F3" w:rsidP="001F25F3"/>
    <w:p w:rsidR="001F25F3" w:rsidRDefault="001F25F3" w:rsidP="00546D9C">
      <w:pPr>
        <w:pStyle w:val="20"/>
        <w:numPr>
          <w:ilvl w:val="1"/>
          <w:numId w:val="58"/>
        </w:numPr>
      </w:pPr>
      <w:bookmarkStart w:id="329" w:name="_Toc78146542"/>
      <w:r>
        <w:rPr>
          <w:rFonts w:hint="eastAsia"/>
        </w:rPr>
        <w:t>重启服务器</w:t>
      </w:r>
      <w:bookmarkEnd w:id="329"/>
    </w:p>
    <w:p w:rsidR="001F25F3" w:rsidRPr="00184664" w:rsidRDefault="001F25F3" w:rsidP="001F25F3">
      <w:pPr>
        <w:ind w:left="420" w:firstLine="420"/>
        <w:rPr>
          <w:sz w:val="24"/>
          <w:szCs w:val="24"/>
        </w:rPr>
      </w:pPr>
      <w:r w:rsidRPr="00184664">
        <w:rPr>
          <w:sz w:val="24"/>
          <w:szCs w:val="24"/>
        </w:rPr>
        <w:t>1</w:t>
      </w:r>
      <w:r w:rsidRPr="00184664">
        <w:rPr>
          <w:rFonts w:hint="eastAsia"/>
          <w:sz w:val="24"/>
          <w:szCs w:val="24"/>
        </w:rPr>
        <w:t>）在待重启节点上保持当前用户为</w:t>
      </w:r>
      <w:r w:rsidRPr="00184664">
        <w:rPr>
          <w:sz w:val="24"/>
          <w:szCs w:val="24"/>
        </w:rPr>
        <w:t>root</w:t>
      </w:r>
      <w:r w:rsidRPr="00184664">
        <w:rPr>
          <w:rFonts w:hint="eastAsia"/>
          <w:sz w:val="24"/>
          <w:szCs w:val="24"/>
        </w:rPr>
        <w:t>（否则使用</w:t>
      </w:r>
      <w:r w:rsidRPr="00184664">
        <w:rPr>
          <w:sz w:val="24"/>
          <w:szCs w:val="24"/>
        </w:rPr>
        <w:t>betadmin</w:t>
      </w:r>
      <w:r w:rsidRPr="00184664">
        <w:rPr>
          <w:rFonts w:hint="eastAsia"/>
          <w:sz w:val="24"/>
          <w:szCs w:val="24"/>
        </w:rPr>
        <w:t>用户登录</w:t>
      </w:r>
      <w:r w:rsidRPr="00184664">
        <w:rPr>
          <w:sz w:val="24"/>
          <w:szCs w:val="24"/>
        </w:rPr>
        <w:t>putty</w:t>
      </w:r>
      <w:r w:rsidRPr="00184664">
        <w:rPr>
          <w:rFonts w:hint="eastAsia"/>
          <w:sz w:val="24"/>
          <w:szCs w:val="24"/>
        </w:rPr>
        <w:t>，切换至</w:t>
      </w:r>
      <w:r w:rsidRPr="00184664">
        <w:rPr>
          <w:sz w:val="24"/>
          <w:szCs w:val="24"/>
        </w:rPr>
        <w:t>root</w:t>
      </w:r>
      <w:r w:rsidRPr="00184664">
        <w:rPr>
          <w:rFonts w:hint="eastAsia"/>
          <w:sz w:val="24"/>
          <w:szCs w:val="24"/>
        </w:rPr>
        <w:t>用户），执行如下命令重启系统：</w:t>
      </w:r>
    </w:p>
    <w:p w:rsidR="001F25F3" w:rsidRDefault="001F25F3" w:rsidP="001F25F3">
      <w:pPr>
        <w:ind w:firstLineChars="202" w:firstLine="424"/>
      </w:pPr>
      <w:r>
        <w:rPr>
          <w:noProof/>
        </w:rPr>
        <mc:AlternateContent>
          <mc:Choice Requires="wps">
            <w:drawing>
              <wp:inline distT="0" distB="0" distL="0" distR="0" wp14:anchorId="7C7BB572" wp14:editId="30ECD592">
                <wp:extent cx="5072932" cy="341630"/>
                <wp:effectExtent l="0" t="0" r="13970" b="20320"/>
                <wp:docPr id="331" name="文本框 3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72932" cy="341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F25F3" w:rsidRDefault="001F25F3" w:rsidP="001F25F3">
                            <w:pPr>
                              <w:pStyle w:val="a6"/>
                              <w:spacing w:line="360" w:lineRule="auto"/>
                              <w:ind w:firstLineChars="0" w:firstLine="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reboot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0197B0E" id="文本框 331" o:spid="_x0000_s1065" type="#_x0000_t202" style="width:399.45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">
                <v:textbox>
                  <w:txbxContent>
                    <w:p w:rsidR="001F25F3" w:rsidRDefault="001F25F3" w:rsidP="001F25F3">
                      <w:pPr>
                        <w:pStyle w:val="a6"/>
                        <w:spacing w:line="360" w:lineRule="auto"/>
                        <w:ind w:firstLineChars="0" w:firstLine="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reboot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1F25F3" w:rsidRPr="00184664" w:rsidRDefault="001F25F3" w:rsidP="001F25F3">
      <w:pPr>
        <w:ind w:left="420" w:firstLine="420"/>
        <w:rPr>
          <w:sz w:val="24"/>
          <w:szCs w:val="24"/>
        </w:rPr>
      </w:pPr>
      <w:r w:rsidRPr="00184664">
        <w:rPr>
          <w:sz w:val="24"/>
          <w:szCs w:val="24"/>
        </w:rPr>
        <w:t>2</w:t>
      </w:r>
      <w:r w:rsidRPr="00184664">
        <w:rPr>
          <w:rFonts w:hint="eastAsia"/>
          <w:sz w:val="24"/>
          <w:szCs w:val="24"/>
        </w:rPr>
        <w:t>）待系统重新启动后，使用</w:t>
      </w:r>
      <w:r w:rsidRPr="00184664">
        <w:rPr>
          <w:sz w:val="24"/>
          <w:szCs w:val="24"/>
        </w:rPr>
        <w:t>betadmin</w:t>
      </w:r>
      <w:r w:rsidRPr="00184664">
        <w:rPr>
          <w:rFonts w:hint="eastAsia"/>
          <w:sz w:val="24"/>
          <w:szCs w:val="24"/>
        </w:rPr>
        <w:t>用户登录重启的服务器并切换到</w:t>
      </w:r>
      <w:r w:rsidRPr="00184664">
        <w:rPr>
          <w:sz w:val="24"/>
          <w:szCs w:val="24"/>
        </w:rPr>
        <w:t>root</w:t>
      </w:r>
      <w:r w:rsidRPr="00184664">
        <w:rPr>
          <w:rFonts w:hint="eastAsia"/>
          <w:sz w:val="24"/>
          <w:szCs w:val="24"/>
        </w:rPr>
        <w:t>用户，执行命令查看</w:t>
      </w:r>
      <w:r w:rsidRPr="00184664">
        <w:rPr>
          <w:sz w:val="24"/>
          <w:szCs w:val="24"/>
        </w:rPr>
        <w:t>cluster</w:t>
      </w:r>
      <w:r w:rsidRPr="00184664">
        <w:rPr>
          <w:rFonts w:hint="eastAsia"/>
          <w:sz w:val="24"/>
          <w:szCs w:val="24"/>
        </w:rPr>
        <w:t>状态：</w:t>
      </w:r>
    </w:p>
    <w:tbl>
      <w:tblPr>
        <w:tblStyle w:val="ab"/>
        <w:tblW w:w="8296" w:type="dxa"/>
        <w:tblInd w:w="500" w:type="dxa"/>
        <w:tblLook w:val="04A0" w:firstRow="1" w:lastRow="0" w:firstColumn="1" w:lastColumn="0" w:noHBand="0" w:noVBand="1"/>
      </w:tblPr>
      <w:tblGrid>
        <w:gridCol w:w="8296"/>
      </w:tblGrid>
      <w:tr w:rsidR="001F25F3" w:rsidTr="00184664">
        <w:tc>
          <w:tcPr>
            <w:tcW w:w="82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25F3" w:rsidRDefault="001F25F3" w:rsidP="00184664">
            <w:pPr>
              <w:pStyle w:val="a6"/>
              <w:spacing w:line="360" w:lineRule="auto"/>
              <w:ind w:firstLineChars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clustat -l</w:t>
            </w:r>
          </w:p>
        </w:tc>
      </w:tr>
    </w:tbl>
    <w:p w:rsidR="001F25F3" w:rsidRPr="00184664" w:rsidRDefault="001F25F3" w:rsidP="001F25F3">
      <w:pPr>
        <w:ind w:left="426" w:firstLine="414"/>
        <w:rPr>
          <w:sz w:val="24"/>
          <w:szCs w:val="24"/>
        </w:rPr>
      </w:pPr>
      <w:r w:rsidRPr="00184664">
        <w:rPr>
          <w:rFonts w:hint="eastAsia"/>
          <w:sz w:val="24"/>
          <w:szCs w:val="24"/>
        </w:rPr>
        <w:t>如果</w:t>
      </w:r>
      <w:r w:rsidRPr="00184664">
        <w:rPr>
          <w:sz w:val="24"/>
          <w:szCs w:val="24"/>
        </w:rPr>
        <w:t>Current State</w:t>
      </w:r>
      <w:r w:rsidRPr="00184664">
        <w:rPr>
          <w:rFonts w:hint="eastAsia"/>
          <w:sz w:val="24"/>
          <w:szCs w:val="24"/>
        </w:rPr>
        <w:t>为“</w:t>
      </w:r>
      <w:r w:rsidRPr="00184664">
        <w:rPr>
          <w:sz w:val="24"/>
          <w:szCs w:val="24"/>
        </w:rPr>
        <w:t>started</w:t>
      </w:r>
      <w:r w:rsidRPr="00184664">
        <w:rPr>
          <w:rFonts w:hint="eastAsia"/>
          <w:sz w:val="24"/>
          <w:szCs w:val="24"/>
        </w:rPr>
        <w:t>”且所有资源为</w:t>
      </w:r>
      <w:r w:rsidRPr="00184664">
        <w:rPr>
          <w:sz w:val="24"/>
          <w:szCs w:val="24"/>
        </w:rPr>
        <w:t>online</w:t>
      </w:r>
      <w:r w:rsidRPr="00184664">
        <w:rPr>
          <w:rFonts w:hint="eastAsia"/>
          <w:sz w:val="24"/>
          <w:szCs w:val="24"/>
        </w:rPr>
        <w:t>状态，表示</w:t>
      </w:r>
      <w:r w:rsidRPr="00184664">
        <w:rPr>
          <w:sz w:val="24"/>
          <w:szCs w:val="24"/>
        </w:rPr>
        <w:t>cluster</w:t>
      </w:r>
      <w:r w:rsidRPr="00184664">
        <w:rPr>
          <w:rFonts w:hint="eastAsia"/>
          <w:sz w:val="24"/>
          <w:szCs w:val="24"/>
        </w:rPr>
        <w:t>状态正常。否则等候</w:t>
      </w:r>
      <w:r w:rsidRPr="00184664">
        <w:rPr>
          <w:sz w:val="24"/>
          <w:szCs w:val="24"/>
        </w:rPr>
        <w:t>5</w:t>
      </w:r>
      <w:r w:rsidRPr="00184664">
        <w:rPr>
          <w:rFonts w:hint="eastAsia"/>
          <w:sz w:val="24"/>
          <w:szCs w:val="24"/>
        </w:rPr>
        <w:t>分钟重新执行</w:t>
      </w:r>
      <w:r w:rsidRPr="00184664">
        <w:rPr>
          <w:sz w:val="24"/>
          <w:szCs w:val="24"/>
        </w:rPr>
        <w:t>clustat -l</w:t>
      </w:r>
      <w:r w:rsidRPr="00184664">
        <w:rPr>
          <w:rFonts w:hint="eastAsia"/>
          <w:sz w:val="24"/>
          <w:szCs w:val="24"/>
        </w:rPr>
        <w:t>查看</w:t>
      </w:r>
      <w:r w:rsidRPr="00184664">
        <w:rPr>
          <w:sz w:val="24"/>
          <w:szCs w:val="24"/>
        </w:rPr>
        <w:t>cluster</w:t>
      </w:r>
      <w:r w:rsidRPr="00184664">
        <w:rPr>
          <w:rFonts w:hint="eastAsia"/>
          <w:sz w:val="24"/>
          <w:szCs w:val="24"/>
        </w:rPr>
        <w:t>状态。</w:t>
      </w:r>
    </w:p>
    <w:p w:rsidR="001F25F3" w:rsidRDefault="00490033" w:rsidP="001F25F3">
      <w:pPr>
        <w:ind w:firstLineChars="202" w:firstLine="424"/>
      </w:pPr>
      <w:r>
        <w:rPr>
          <w:noProof/>
        </w:rPr>
        <w:drawing>
          <wp:inline distT="0" distB="0" distL="0" distR="0" wp14:anchorId="08C9FEF6" wp14:editId="4846CA54">
            <wp:extent cx="5274310" cy="2218257"/>
            <wp:effectExtent l="0" t="0" r="2540" b="0"/>
            <wp:docPr id="156" name="图片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18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25F3" w:rsidRDefault="001F25F3" w:rsidP="001F25F3"/>
    <w:p w:rsidR="001F25F3" w:rsidRPr="00A876A0" w:rsidRDefault="001F25F3" w:rsidP="00546D9C">
      <w:pPr>
        <w:pStyle w:val="20"/>
        <w:numPr>
          <w:ilvl w:val="1"/>
          <w:numId w:val="58"/>
        </w:numPr>
      </w:pPr>
      <w:bookmarkStart w:id="330" w:name="_Toc78146543"/>
      <w:r>
        <w:t>重启后检查</w:t>
      </w:r>
      <w:bookmarkEnd w:id="330"/>
    </w:p>
    <w:p w:rsidR="001F25F3" w:rsidRDefault="001F25F3" w:rsidP="001F25F3">
      <w:pPr>
        <w:ind w:firstLine="420"/>
        <w:rPr>
          <w:b/>
        </w:rPr>
      </w:pPr>
      <w:r>
        <w:rPr>
          <w:rFonts w:hint="eastAsia"/>
          <w:b/>
        </w:rPr>
        <w:t>检查</w:t>
      </w:r>
      <w:r>
        <w:rPr>
          <w:b/>
        </w:rPr>
        <w:t>filebeat</w:t>
      </w:r>
      <w:r>
        <w:rPr>
          <w:rFonts w:hint="eastAsia"/>
          <w:b/>
        </w:rPr>
        <w:t>进程状态</w:t>
      </w:r>
    </w:p>
    <w:p w:rsidR="001F25F3" w:rsidRDefault="001F25F3" w:rsidP="001F25F3">
      <w:pPr>
        <w:ind w:firstLine="420"/>
        <w:rPr>
          <w:b/>
        </w:rPr>
      </w:pPr>
    </w:p>
    <w:p w:rsidR="001F25F3" w:rsidRDefault="001F25F3" w:rsidP="00546D9C">
      <w:pPr>
        <w:pStyle w:val="a6"/>
        <w:numPr>
          <w:ilvl w:val="0"/>
          <w:numId w:val="68"/>
        </w:numPr>
        <w:ind w:firstLineChars="0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使用betadmin用户登录重启服务器，执行以下命令检查filebeat进程是否存在：</w:t>
      </w:r>
    </w:p>
    <w:tbl>
      <w:tblPr>
        <w:tblStyle w:val="ab"/>
        <w:tblW w:w="8296" w:type="dxa"/>
        <w:tblInd w:w="500" w:type="dxa"/>
        <w:tblLook w:val="04A0" w:firstRow="1" w:lastRow="0" w:firstColumn="1" w:lastColumn="0" w:noHBand="0" w:noVBand="1"/>
      </w:tblPr>
      <w:tblGrid>
        <w:gridCol w:w="8296"/>
      </w:tblGrid>
      <w:tr w:rsidR="001F25F3" w:rsidTr="00184664">
        <w:tc>
          <w:tcPr>
            <w:tcW w:w="82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25F3" w:rsidRDefault="001F25F3" w:rsidP="00184664">
            <w:pPr>
              <w:pStyle w:val="a6"/>
              <w:spacing w:line="360" w:lineRule="auto"/>
              <w:ind w:firstLineChars="0" w:firstLine="0"/>
              <w:rPr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</w:rPr>
              <w:t>ps -ef | grep filebeat</w:t>
            </w:r>
          </w:p>
        </w:tc>
      </w:tr>
    </w:tbl>
    <w:p w:rsidR="001F25F3" w:rsidRDefault="001F25F3" w:rsidP="001F25F3">
      <w:pPr>
        <w:rPr>
          <w:rFonts w:ascii="宋体" w:hAnsi="宋体"/>
          <w:color w:val="000000"/>
        </w:rPr>
      </w:pPr>
    </w:p>
    <w:p w:rsidR="001F25F3" w:rsidRDefault="001F25F3" w:rsidP="00546D9C">
      <w:pPr>
        <w:pStyle w:val="a6"/>
        <w:numPr>
          <w:ilvl w:val="0"/>
          <w:numId w:val="68"/>
        </w:numPr>
        <w:ind w:firstLineChars="0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如filebeat进程不存在，则执行以下命令启动进程（使用betadmin）：</w:t>
      </w:r>
    </w:p>
    <w:tbl>
      <w:tblPr>
        <w:tblStyle w:val="ab"/>
        <w:tblW w:w="8296" w:type="dxa"/>
        <w:tblInd w:w="500" w:type="dxa"/>
        <w:tblLook w:val="04A0" w:firstRow="1" w:lastRow="0" w:firstColumn="1" w:lastColumn="0" w:noHBand="0" w:noVBand="1"/>
      </w:tblPr>
      <w:tblGrid>
        <w:gridCol w:w="8296"/>
      </w:tblGrid>
      <w:tr w:rsidR="001F25F3" w:rsidTr="00184664">
        <w:tc>
          <w:tcPr>
            <w:tcW w:w="82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25F3" w:rsidRDefault="001F25F3" w:rsidP="00184664">
            <w:pPr>
              <w:pStyle w:val="a6"/>
              <w:spacing w:line="360" w:lineRule="auto"/>
              <w:ind w:firstLineChars="0" w:firstLine="0"/>
              <w:rPr>
                <w:sz w:val="24"/>
                <w:szCs w:val="24"/>
              </w:rPr>
            </w:pPr>
            <w:r>
              <w:rPr>
                <w:rFonts w:ascii="宋体" w:hAnsi="宋体" w:hint="eastAsia"/>
              </w:rPr>
              <w:t>service filebeat5 start</w:t>
            </w:r>
          </w:p>
        </w:tc>
      </w:tr>
    </w:tbl>
    <w:p w:rsidR="001F25F3" w:rsidRDefault="001F25F3" w:rsidP="001F25F3">
      <w:pPr>
        <w:rPr>
          <w:rFonts w:ascii="宋体" w:hAnsi="宋体"/>
          <w:color w:val="000000"/>
        </w:rPr>
      </w:pPr>
    </w:p>
    <w:p w:rsidR="001F25F3" w:rsidRDefault="001F25F3" w:rsidP="00546D9C">
      <w:pPr>
        <w:pStyle w:val="a6"/>
        <w:numPr>
          <w:ilvl w:val="0"/>
          <w:numId w:val="68"/>
        </w:numPr>
        <w:ind w:firstLineChars="0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进程手工启动后再次检查filebeat进程是否存在（使用betadmin）：</w:t>
      </w:r>
    </w:p>
    <w:tbl>
      <w:tblPr>
        <w:tblStyle w:val="ab"/>
        <w:tblW w:w="8296" w:type="dxa"/>
        <w:tblInd w:w="500" w:type="dxa"/>
        <w:tblLook w:val="04A0" w:firstRow="1" w:lastRow="0" w:firstColumn="1" w:lastColumn="0" w:noHBand="0" w:noVBand="1"/>
      </w:tblPr>
      <w:tblGrid>
        <w:gridCol w:w="8296"/>
      </w:tblGrid>
      <w:tr w:rsidR="001F25F3" w:rsidTr="00184664">
        <w:tc>
          <w:tcPr>
            <w:tcW w:w="82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25F3" w:rsidRDefault="001F25F3" w:rsidP="00184664">
            <w:pPr>
              <w:pStyle w:val="a6"/>
              <w:spacing w:line="360" w:lineRule="auto"/>
              <w:ind w:firstLineChars="0" w:firstLine="0"/>
              <w:rPr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</w:rPr>
              <w:t>ps -ef | grep filebeat</w:t>
            </w:r>
          </w:p>
        </w:tc>
      </w:tr>
    </w:tbl>
    <w:p w:rsidR="001F25F3" w:rsidRDefault="001F25F3" w:rsidP="001F25F3">
      <w:pPr>
        <w:rPr>
          <w:rFonts w:ascii="宋体" w:hAnsi="宋体"/>
          <w:color w:val="000000"/>
        </w:rPr>
      </w:pPr>
    </w:p>
    <w:p w:rsidR="00A84750" w:rsidRPr="00B05E16" w:rsidRDefault="001F25F3" w:rsidP="00A84750">
      <w:pPr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ab/>
      </w:r>
      <w:r w:rsidR="00A84750" w:rsidRPr="00B05E16">
        <w:rPr>
          <w:rFonts w:hint="eastAsia"/>
          <w:b/>
        </w:rPr>
        <w:t>检查</w:t>
      </w:r>
      <w:r w:rsidR="00A84750">
        <w:rPr>
          <w:rFonts w:hint="eastAsia"/>
          <w:b/>
        </w:rPr>
        <w:t>监控</w:t>
      </w:r>
      <w:r w:rsidR="00A84750" w:rsidRPr="00B05E16">
        <w:rPr>
          <w:rFonts w:hint="eastAsia"/>
          <w:b/>
        </w:rPr>
        <w:t>进程状态</w:t>
      </w:r>
    </w:p>
    <w:p w:rsidR="00A84750" w:rsidRPr="008D30AF" w:rsidRDefault="00A84750" w:rsidP="00A84750">
      <w:pPr>
        <w:pStyle w:val="a6"/>
        <w:numPr>
          <w:ilvl w:val="0"/>
          <w:numId w:val="78"/>
        </w:numPr>
        <w:ind w:firstLineChars="0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使用betadmin用户执行以下命令检查</w:t>
      </w:r>
      <w:r w:rsidRPr="008D30AF">
        <w:rPr>
          <w:rFonts w:ascii="宋体" w:hAnsi="宋体" w:hint="eastAsia"/>
        </w:rPr>
        <w:t>zabbix-agent</w:t>
      </w:r>
      <w:r>
        <w:rPr>
          <w:rFonts w:ascii="宋体" w:hAnsi="宋体" w:hint="eastAsia"/>
          <w:color w:val="000000"/>
        </w:rPr>
        <w:t>服务状态：</w:t>
      </w:r>
    </w:p>
    <w:tbl>
      <w:tblPr>
        <w:tblStyle w:val="ab"/>
        <w:tblW w:w="8296" w:type="dxa"/>
        <w:tblInd w:w="500" w:type="dxa"/>
        <w:tblLook w:val="04A0" w:firstRow="1" w:lastRow="0" w:firstColumn="1" w:lastColumn="0" w:noHBand="0" w:noVBand="1"/>
      </w:tblPr>
      <w:tblGrid>
        <w:gridCol w:w="8296"/>
      </w:tblGrid>
      <w:tr w:rsidR="00A84750" w:rsidTr="008D30AF">
        <w:tc>
          <w:tcPr>
            <w:tcW w:w="8296" w:type="dxa"/>
          </w:tcPr>
          <w:p w:rsidR="00A84750" w:rsidRPr="008D30AF" w:rsidRDefault="00A84750" w:rsidP="008D30AF">
            <w:pPr>
              <w:rPr>
                <w:rFonts w:ascii="宋体" w:hAnsi="宋体"/>
                <w:color w:val="000000"/>
              </w:rPr>
            </w:pPr>
            <w:r w:rsidRPr="008D30AF">
              <w:rPr>
                <w:rFonts w:ascii="宋体" w:hAnsi="宋体" w:hint="eastAsia"/>
              </w:rPr>
              <w:t>/etc/init.d/zabbix-agent status</w:t>
            </w:r>
          </w:p>
        </w:tc>
      </w:tr>
    </w:tbl>
    <w:p w:rsidR="00A84750" w:rsidRDefault="00A84750" w:rsidP="00A84750">
      <w:pPr>
        <w:pStyle w:val="a6"/>
        <w:ind w:left="785" w:firstLineChars="0" w:firstLine="0"/>
        <w:rPr>
          <w:rFonts w:ascii="宋体" w:hAnsi="宋体"/>
          <w:color w:val="000000"/>
        </w:rPr>
      </w:pPr>
    </w:p>
    <w:p w:rsidR="00A84750" w:rsidRPr="008D30AF" w:rsidRDefault="00A84750" w:rsidP="00A84750">
      <w:pPr>
        <w:pStyle w:val="a6"/>
        <w:numPr>
          <w:ilvl w:val="0"/>
          <w:numId w:val="78"/>
        </w:numPr>
        <w:ind w:firstLineChars="0"/>
        <w:rPr>
          <w:rFonts w:ascii="宋体" w:hAnsi="宋体"/>
          <w:color w:val="000000"/>
        </w:rPr>
      </w:pPr>
      <w:r w:rsidRPr="008D30AF">
        <w:rPr>
          <w:rFonts w:ascii="宋体" w:hAnsi="宋体" w:hint="eastAsia"/>
          <w:color w:val="000000"/>
          <w:highlight w:val="yellow"/>
        </w:rPr>
        <w:t>如</w:t>
      </w:r>
      <w:r w:rsidRPr="008D30AF">
        <w:rPr>
          <w:rFonts w:ascii="宋体" w:hAnsi="宋体" w:hint="eastAsia"/>
          <w:highlight w:val="yellow"/>
        </w:rPr>
        <w:t>zabbix-agent</w:t>
      </w:r>
      <w:r w:rsidRPr="008D30AF">
        <w:rPr>
          <w:rFonts w:ascii="宋体" w:hAnsi="宋体" w:hint="eastAsia"/>
          <w:color w:val="000000"/>
          <w:highlight w:val="yellow"/>
        </w:rPr>
        <w:t>服务未启动</w:t>
      </w:r>
      <w:r>
        <w:rPr>
          <w:rFonts w:ascii="宋体" w:hAnsi="宋体" w:hint="eastAsia"/>
          <w:color w:val="000000"/>
        </w:rPr>
        <w:t>，</w:t>
      </w:r>
      <w:r w:rsidR="00CC3C7B">
        <w:rPr>
          <w:rFonts w:ascii="宋体" w:hAnsi="宋体" w:hint="eastAsia"/>
          <w:color w:val="000000"/>
        </w:rPr>
        <w:t>则切换至root用户执行以下命令启动进程</w:t>
      </w:r>
      <w:r>
        <w:rPr>
          <w:rFonts w:ascii="宋体" w:hAnsi="宋体" w:hint="eastAsia"/>
          <w:color w:val="000000"/>
        </w:rPr>
        <w:t>：</w:t>
      </w:r>
    </w:p>
    <w:tbl>
      <w:tblPr>
        <w:tblStyle w:val="ab"/>
        <w:tblW w:w="8296" w:type="dxa"/>
        <w:tblInd w:w="500" w:type="dxa"/>
        <w:tblLook w:val="04A0" w:firstRow="1" w:lastRow="0" w:firstColumn="1" w:lastColumn="0" w:noHBand="0" w:noVBand="1"/>
      </w:tblPr>
      <w:tblGrid>
        <w:gridCol w:w="8296"/>
      </w:tblGrid>
      <w:tr w:rsidR="00A84750" w:rsidTr="008D30AF">
        <w:tc>
          <w:tcPr>
            <w:tcW w:w="8296" w:type="dxa"/>
          </w:tcPr>
          <w:p w:rsidR="00A84750" w:rsidRPr="008D30AF" w:rsidRDefault="00A84750" w:rsidP="008D30AF">
            <w:pPr>
              <w:rPr>
                <w:rFonts w:ascii="宋体" w:hAnsi="宋体"/>
                <w:color w:val="000000"/>
              </w:rPr>
            </w:pPr>
            <w:r w:rsidRPr="008D30AF">
              <w:rPr>
                <w:rFonts w:ascii="宋体" w:hAnsi="宋体" w:hint="eastAsia"/>
              </w:rPr>
              <w:t xml:space="preserve">/etc/init.d/zabbix-agent </w:t>
            </w:r>
            <w:r>
              <w:rPr>
                <w:rFonts w:ascii="宋体" w:hAnsi="宋体" w:hint="eastAsia"/>
              </w:rPr>
              <w:t>start</w:t>
            </w:r>
          </w:p>
        </w:tc>
      </w:tr>
    </w:tbl>
    <w:p w:rsidR="00A84750" w:rsidRDefault="00A84750" w:rsidP="00A84750">
      <w:pPr>
        <w:pStyle w:val="a6"/>
        <w:ind w:left="785" w:firstLineChars="0" w:firstLine="0"/>
        <w:rPr>
          <w:rFonts w:ascii="宋体" w:hAnsi="宋体"/>
          <w:color w:val="000000"/>
        </w:rPr>
      </w:pPr>
    </w:p>
    <w:p w:rsidR="00A84750" w:rsidRPr="008D30AF" w:rsidRDefault="00A84750" w:rsidP="00A84750">
      <w:pPr>
        <w:pStyle w:val="a6"/>
        <w:numPr>
          <w:ilvl w:val="0"/>
          <w:numId w:val="78"/>
        </w:numPr>
        <w:ind w:firstLineChars="0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进程手工启动后再次检查</w:t>
      </w:r>
      <w:r w:rsidRPr="008D30AF">
        <w:rPr>
          <w:rFonts w:ascii="宋体" w:hAnsi="宋体" w:hint="eastAsia"/>
        </w:rPr>
        <w:t>zabbix-agent</w:t>
      </w:r>
      <w:r>
        <w:rPr>
          <w:rFonts w:ascii="宋体" w:hAnsi="宋体" w:hint="eastAsia"/>
          <w:color w:val="000000"/>
        </w:rPr>
        <w:t>服务状态已启动（使用betadmin）：</w:t>
      </w:r>
    </w:p>
    <w:tbl>
      <w:tblPr>
        <w:tblStyle w:val="ab"/>
        <w:tblW w:w="8296" w:type="dxa"/>
        <w:tblInd w:w="500" w:type="dxa"/>
        <w:tblLook w:val="04A0" w:firstRow="1" w:lastRow="0" w:firstColumn="1" w:lastColumn="0" w:noHBand="0" w:noVBand="1"/>
      </w:tblPr>
      <w:tblGrid>
        <w:gridCol w:w="8296"/>
      </w:tblGrid>
      <w:tr w:rsidR="00A84750" w:rsidTr="008D30AF">
        <w:tc>
          <w:tcPr>
            <w:tcW w:w="8296" w:type="dxa"/>
          </w:tcPr>
          <w:p w:rsidR="00A84750" w:rsidRPr="008D30AF" w:rsidRDefault="00A84750" w:rsidP="008D30AF">
            <w:pPr>
              <w:rPr>
                <w:rFonts w:ascii="宋体" w:hAnsi="宋体"/>
                <w:color w:val="000000"/>
              </w:rPr>
            </w:pPr>
            <w:r w:rsidRPr="008D30AF">
              <w:rPr>
                <w:rFonts w:ascii="宋体" w:hAnsi="宋体" w:hint="eastAsia"/>
              </w:rPr>
              <w:t>/etc/init.d/zabbix-agent status</w:t>
            </w:r>
          </w:p>
        </w:tc>
      </w:tr>
    </w:tbl>
    <w:p w:rsidR="00A84750" w:rsidRPr="008D30AF" w:rsidRDefault="00A84750" w:rsidP="00A84750">
      <w:pPr>
        <w:rPr>
          <w:rFonts w:ascii="宋体" w:hAnsi="宋体"/>
          <w:color w:val="000000"/>
        </w:rPr>
      </w:pPr>
    </w:p>
    <w:p w:rsidR="001F25F3" w:rsidRPr="00A84750" w:rsidRDefault="001F25F3" w:rsidP="001F25F3">
      <w:pPr>
        <w:rPr>
          <w:rFonts w:ascii="宋体" w:hAnsi="宋体"/>
          <w:color w:val="000000"/>
        </w:rPr>
      </w:pPr>
    </w:p>
    <w:p w:rsidR="001F25F3" w:rsidRDefault="001F25F3" w:rsidP="001F25F3">
      <w:pPr>
        <w:ind w:left="425"/>
        <w:rPr>
          <w:rFonts w:ascii="Calibri" w:hAnsi="Calibri"/>
          <w:color w:val="000000"/>
        </w:rPr>
      </w:pPr>
    </w:p>
    <w:p w:rsidR="001F25F3" w:rsidRPr="00824C83" w:rsidRDefault="0028781C" w:rsidP="00546D9C">
      <w:pPr>
        <w:widowControl/>
        <w:jc w:val="left"/>
        <w:rPr>
          <w:noProof/>
          <w:szCs w:val="21"/>
        </w:rPr>
      </w:pPr>
      <w:r>
        <w:rPr>
          <w:noProof/>
          <w:szCs w:val="21"/>
        </w:rPr>
        <w:br w:type="page"/>
      </w:r>
    </w:p>
    <w:p w:rsidR="001F25F3" w:rsidRDefault="00490033" w:rsidP="001F25F3">
      <w:pPr>
        <w:pStyle w:val="1"/>
      </w:pPr>
      <w:bookmarkStart w:id="331" w:name="_Toc78146544"/>
      <w:r>
        <w:t>SBSG2BMS</w:t>
      </w:r>
      <w:r>
        <w:rPr>
          <w:rFonts w:hint="eastAsia"/>
        </w:rPr>
        <w:t>DB</w:t>
      </w:r>
      <w:r w:rsidR="001F25F3">
        <w:rPr>
          <w:rFonts w:hint="eastAsia"/>
        </w:rPr>
        <w:t>服务器重启</w:t>
      </w:r>
      <w:bookmarkEnd w:id="331"/>
    </w:p>
    <w:p w:rsidR="001F25F3" w:rsidRDefault="0028781C" w:rsidP="00546D9C">
      <w:pPr>
        <w:pStyle w:val="20"/>
        <w:numPr>
          <w:ilvl w:val="1"/>
          <w:numId w:val="59"/>
        </w:numPr>
      </w:pPr>
      <w:bookmarkStart w:id="332" w:name="_Toc78146545"/>
      <w:r>
        <w:t>概述</w:t>
      </w:r>
      <w:bookmarkEnd w:id="332"/>
    </w:p>
    <w:tbl>
      <w:tblPr>
        <w:tblW w:w="4540" w:type="dxa"/>
        <w:tblInd w:w="93" w:type="dxa"/>
        <w:tblLook w:val="04A0" w:firstRow="1" w:lastRow="0" w:firstColumn="1" w:lastColumn="0" w:noHBand="0" w:noVBand="1"/>
      </w:tblPr>
      <w:tblGrid>
        <w:gridCol w:w="2400"/>
        <w:gridCol w:w="2140"/>
      </w:tblGrid>
      <w:tr w:rsidR="001F25F3" w:rsidRPr="00A0046C" w:rsidTr="00184664">
        <w:trPr>
          <w:trHeight w:val="285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25F3" w:rsidRPr="008B2E55" w:rsidRDefault="001F25F3" w:rsidP="00184664">
            <w:pPr>
              <w:rPr>
                <w:sz w:val="24"/>
              </w:rPr>
            </w:pPr>
            <w:r w:rsidRPr="008B2E55">
              <w:rPr>
                <w:rFonts w:hint="eastAsia"/>
                <w:sz w:val="24"/>
              </w:rPr>
              <w:t>主机名</w:t>
            </w:r>
          </w:p>
        </w:tc>
        <w:tc>
          <w:tcPr>
            <w:tcW w:w="2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25F3" w:rsidRPr="008B2E55" w:rsidRDefault="001F25F3" w:rsidP="00184664">
            <w:pPr>
              <w:rPr>
                <w:sz w:val="24"/>
              </w:rPr>
            </w:pPr>
            <w:r w:rsidRPr="008B2E55">
              <w:rPr>
                <w:rFonts w:hint="eastAsia"/>
                <w:sz w:val="24"/>
              </w:rPr>
              <w:t>IP</w:t>
            </w:r>
            <w:r w:rsidRPr="008B2E55">
              <w:rPr>
                <w:rFonts w:hint="eastAsia"/>
                <w:sz w:val="24"/>
              </w:rPr>
              <w:t>地址</w:t>
            </w:r>
          </w:p>
        </w:tc>
      </w:tr>
      <w:tr w:rsidR="00490033" w:rsidTr="00546D9C">
        <w:trPr>
          <w:trHeight w:val="285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0033" w:rsidRPr="008B2E55" w:rsidRDefault="00490033" w:rsidP="00490033">
            <w:pPr>
              <w:rPr>
                <w:sz w:val="24"/>
              </w:rPr>
            </w:pPr>
            <w:r w:rsidRPr="00184664">
              <w:rPr>
                <w:sz w:val="24"/>
              </w:rPr>
              <w:t>SBSG2BMSDBA01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0033" w:rsidRPr="008B2E55" w:rsidRDefault="00490033" w:rsidP="00490033">
            <w:pPr>
              <w:rPr>
                <w:sz w:val="24"/>
              </w:rPr>
            </w:pPr>
            <w:r w:rsidRPr="00184664">
              <w:rPr>
                <w:sz w:val="24"/>
              </w:rPr>
              <w:t>4.190.88.11</w:t>
            </w:r>
          </w:p>
        </w:tc>
      </w:tr>
      <w:tr w:rsidR="00490033" w:rsidTr="00546D9C">
        <w:trPr>
          <w:trHeight w:val="285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0033" w:rsidRPr="008B2E55" w:rsidRDefault="00490033" w:rsidP="00490033">
            <w:pPr>
              <w:rPr>
                <w:sz w:val="24"/>
              </w:rPr>
            </w:pPr>
            <w:r w:rsidRPr="00184664">
              <w:rPr>
                <w:sz w:val="24"/>
              </w:rPr>
              <w:t>SBSG2BMSDBA02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0033" w:rsidRPr="008B2E55" w:rsidRDefault="00490033" w:rsidP="00490033">
            <w:pPr>
              <w:rPr>
                <w:sz w:val="24"/>
              </w:rPr>
            </w:pPr>
            <w:r w:rsidRPr="00184664">
              <w:rPr>
                <w:sz w:val="24"/>
              </w:rPr>
              <w:t>4.190.88.12</w:t>
            </w:r>
          </w:p>
        </w:tc>
      </w:tr>
      <w:tr w:rsidR="00490033" w:rsidTr="00546D9C">
        <w:trPr>
          <w:trHeight w:val="285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90033" w:rsidRPr="00184664" w:rsidRDefault="00490033" w:rsidP="00490033">
            <w:pPr>
              <w:rPr>
                <w:sz w:val="24"/>
              </w:rPr>
            </w:pPr>
            <w:r w:rsidRPr="00184664">
              <w:rPr>
                <w:sz w:val="24"/>
              </w:rPr>
              <w:t>BMSDB</w:t>
            </w:r>
            <w:r>
              <w:rPr>
                <w:rFonts w:hint="eastAsia"/>
                <w:sz w:val="24"/>
              </w:rPr>
              <w:t>实例</w:t>
            </w:r>
            <w:r>
              <w:rPr>
                <w:rFonts w:hint="eastAsia"/>
                <w:sz w:val="24"/>
              </w:rPr>
              <w:t>VIP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90033" w:rsidRPr="00184664" w:rsidRDefault="00490033" w:rsidP="00490033">
            <w:pPr>
              <w:rPr>
                <w:sz w:val="24"/>
              </w:rPr>
            </w:pPr>
            <w:r w:rsidRPr="00184664">
              <w:rPr>
                <w:sz w:val="24"/>
              </w:rPr>
              <w:t>4.190.88.13</w:t>
            </w:r>
          </w:p>
        </w:tc>
      </w:tr>
      <w:tr w:rsidR="00490033" w:rsidTr="00546D9C">
        <w:trPr>
          <w:trHeight w:val="285"/>
        </w:trPr>
        <w:tc>
          <w:tcPr>
            <w:tcW w:w="2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90033" w:rsidRPr="008B2E55" w:rsidRDefault="00490033" w:rsidP="0049003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IHS</w:t>
            </w:r>
            <w:r w:rsidRPr="008B2E55">
              <w:rPr>
                <w:rFonts w:hint="eastAsia"/>
                <w:sz w:val="24"/>
              </w:rPr>
              <w:t>DB</w:t>
            </w:r>
            <w:r>
              <w:rPr>
                <w:rFonts w:hint="eastAsia"/>
                <w:sz w:val="24"/>
              </w:rPr>
              <w:t>实例</w:t>
            </w:r>
            <w:r>
              <w:rPr>
                <w:rFonts w:hint="eastAsia"/>
                <w:sz w:val="24"/>
              </w:rPr>
              <w:t>VIP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90033" w:rsidRPr="008B2E55" w:rsidRDefault="00490033" w:rsidP="00490033">
            <w:pPr>
              <w:rPr>
                <w:sz w:val="24"/>
              </w:rPr>
            </w:pPr>
            <w:r w:rsidRPr="00184664">
              <w:rPr>
                <w:sz w:val="24"/>
              </w:rPr>
              <w:t>4.190.88.15</w:t>
            </w:r>
          </w:p>
        </w:tc>
      </w:tr>
    </w:tbl>
    <w:p w:rsidR="001F25F3" w:rsidRDefault="001F25F3" w:rsidP="001F25F3">
      <w:pPr>
        <w:rPr>
          <w:sz w:val="24"/>
        </w:rPr>
      </w:pPr>
    </w:p>
    <w:p w:rsidR="0028781C" w:rsidRPr="00184664" w:rsidRDefault="0028781C" w:rsidP="001F25F3">
      <w:pPr>
        <w:rPr>
          <w:sz w:val="24"/>
        </w:rPr>
      </w:pPr>
      <w:r>
        <w:rPr>
          <w:sz w:val="24"/>
        </w:rPr>
        <w:tab/>
      </w:r>
      <w:r w:rsidR="000B523B">
        <w:rPr>
          <w:rFonts w:hint="eastAsia"/>
          <w:sz w:val="24"/>
        </w:rPr>
        <w:t>说明：</w:t>
      </w:r>
      <w:r w:rsidR="00C11CCD">
        <w:rPr>
          <w:rFonts w:hint="eastAsia"/>
          <w:sz w:val="24"/>
        </w:rPr>
        <w:t>重启前</w:t>
      </w:r>
      <w:r w:rsidRPr="0028781C">
        <w:rPr>
          <w:rFonts w:hint="eastAsia"/>
          <w:sz w:val="24"/>
        </w:rPr>
        <w:t>将</w:t>
      </w:r>
      <w:r>
        <w:rPr>
          <w:rFonts w:hint="eastAsia"/>
          <w:sz w:val="24"/>
        </w:rPr>
        <w:t>待重启服务器</w:t>
      </w:r>
      <w:r w:rsidRPr="0028781C">
        <w:rPr>
          <w:rFonts w:hint="eastAsia"/>
          <w:sz w:val="24"/>
        </w:rPr>
        <w:t>上的实例切换到</w:t>
      </w:r>
      <w:r>
        <w:rPr>
          <w:rFonts w:hint="eastAsia"/>
          <w:sz w:val="24"/>
        </w:rPr>
        <w:t>另一</w:t>
      </w:r>
      <w:r w:rsidRPr="0028781C">
        <w:rPr>
          <w:rFonts w:hint="eastAsia"/>
          <w:sz w:val="24"/>
        </w:rPr>
        <w:t>节点上，确保此时</w:t>
      </w:r>
      <w:r>
        <w:rPr>
          <w:rFonts w:hint="eastAsia"/>
          <w:sz w:val="24"/>
        </w:rPr>
        <w:t>待重启服务器</w:t>
      </w:r>
      <w:r w:rsidRPr="0028781C">
        <w:rPr>
          <w:rFonts w:hint="eastAsia"/>
          <w:sz w:val="24"/>
        </w:rPr>
        <w:t>上无正在运行的</w:t>
      </w:r>
      <w:r>
        <w:rPr>
          <w:rFonts w:hint="eastAsia"/>
          <w:sz w:val="24"/>
        </w:rPr>
        <w:t>实例。</w:t>
      </w:r>
      <w:r w:rsidRPr="0028781C">
        <w:rPr>
          <w:rFonts w:hint="eastAsia"/>
          <w:sz w:val="24"/>
        </w:rPr>
        <w:t>重启</w:t>
      </w:r>
      <w:r>
        <w:rPr>
          <w:rFonts w:hint="eastAsia"/>
          <w:sz w:val="24"/>
        </w:rPr>
        <w:t>完成后</w:t>
      </w:r>
      <w:r w:rsidRPr="0028781C">
        <w:rPr>
          <w:rFonts w:hint="eastAsia"/>
          <w:sz w:val="24"/>
        </w:rPr>
        <w:t>，将</w:t>
      </w:r>
      <w:r>
        <w:rPr>
          <w:rFonts w:hint="eastAsia"/>
          <w:sz w:val="24"/>
        </w:rPr>
        <w:t>实例回切，恢复到最初状态</w:t>
      </w:r>
      <w:r w:rsidRPr="0028781C">
        <w:rPr>
          <w:rFonts w:hint="eastAsia"/>
          <w:sz w:val="24"/>
        </w:rPr>
        <w:t>。</w:t>
      </w:r>
    </w:p>
    <w:p w:rsidR="001F25F3" w:rsidRDefault="001F25F3" w:rsidP="00546D9C">
      <w:pPr>
        <w:pStyle w:val="20"/>
        <w:numPr>
          <w:ilvl w:val="1"/>
          <w:numId w:val="59"/>
        </w:numPr>
      </w:pPr>
      <w:bookmarkStart w:id="333" w:name="_Toc78146546"/>
      <w:r>
        <w:rPr>
          <w:rFonts w:hint="eastAsia"/>
        </w:rPr>
        <w:t>重启前操作</w:t>
      </w:r>
      <w:bookmarkEnd w:id="333"/>
    </w:p>
    <w:p w:rsidR="00287D13" w:rsidRPr="00287D13" w:rsidRDefault="00287D13" w:rsidP="00546D9C">
      <w:pPr>
        <w:pStyle w:val="a6"/>
        <w:ind w:left="425" w:firstLineChars="0" w:firstLine="0"/>
        <w:rPr>
          <w:b/>
          <w:color w:val="FF0000"/>
          <w:sz w:val="22"/>
        </w:rPr>
      </w:pPr>
      <w:r w:rsidRPr="00287D13">
        <w:rPr>
          <w:b/>
          <w:color w:val="FF0000"/>
          <w:sz w:val="22"/>
          <w:highlight w:val="yellow"/>
        </w:rPr>
        <w:t>注</w:t>
      </w:r>
      <w:r w:rsidRPr="00287D13">
        <w:rPr>
          <w:rFonts w:hint="eastAsia"/>
          <w:b/>
          <w:color w:val="FF0000"/>
          <w:sz w:val="22"/>
          <w:highlight w:val="yellow"/>
        </w:rPr>
        <w:t>：</w:t>
      </w:r>
      <w:r w:rsidRPr="00287D13">
        <w:rPr>
          <w:b/>
          <w:color w:val="FF0000"/>
          <w:sz w:val="22"/>
          <w:highlight w:val="yellow"/>
        </w:rPr>
        <w:t>所有重启操作避开整点</w:t>
      </w:r>
      <w:r w:rsidRPr="00287D13">
        <w:rPr>
          <w:rFonts w:hint="eastAsia"/>
          <w:b/>
          <w:color w:val="FF0000"/>
          <w:sz w:val="22"/>
          <w:highlight w:val="yellow"/>
        </w:rPr>
        <w:t>，</w:t>
      </w:r>
      <w:r w:rsidRPr="00287D13">
        <w:rPr>
          <w:b/>
          <w:color w:val="FF0000"/>
          <w:sz w:val="22"/>
          <w:highlight w:val="yellow"/>
        </w:rPr>
        <w:t>暂定义安全时间段为</w:t>
      </w:r>
      <w:r w:rsidRPr="00287D13">
        <w:rPr>
          <w:rFonts w:hint="eastAsia"/>
          <w:b/>
          <w:color w:val="FF0000"/>
          <w:sz w:val="22"/>
          <w:highlight w:val="yellow"/>
        </w:rPr>
        <w:t>2:1</w:t>
      </w:r>
      <w:r w:rsidRPr="00287D13">
        <w:rPr>
          <w:b/>
          <w:color w:val="FF0000"/>
          <w:sz w:val="22"/>
          <w:highlight w:val="yellow"/>
        </w:rPr>
        <w:t>5-2</w:t>
      </w:r>
      <w:r w:rsidRPr="00287D13">
        <w:rPr>
          <w:rFonts w:hint="eastAsia"/>
          <w:b/>
          <w:color w:val="FF0000"/>
          <w:sz w:val="22"/>
          <w:highlight w:val="yellow"/>
        </w:rPr>
        <w:t>:4</w:t>
      </w:r>
      <w:r w:rsidRPr="00287D13">
        <w:rPr>
          <w:b/>
          <w:color w:val="FF0000"/>
          <w:sz w:val="22"/>
          <w:highlight w:val="yellow"/>
        </w:rPr>
        <w:t>5</w:t>
      </w:r>
      <w:r w:rsidRPr="00287D13">
        <w:rPr>
          <w:rFonts w:hint="eastAsia"/>
          <w:b/>
          <w:color w:val="FF0000"/>
          <w:sz w:val="22"/>
          <w:highlight w:val="yellow"/>
        </w:rPr>
        <w:t>、</w:t>
      </w:r>
      <w:r w:rsidRPr="00287D13">
        <w:rPr>
          <w:rFonts w:hint="eastAsia"/>
          <w:b/>
          <w:color w:val="FF0000"/>
          <w:sz w:val="22"/>
          <w:highlight w:val="yellow"/>
        </w:rPr>
        <w:t>3:1</w:t>
      </w:r>
      <w:r w:rsidRPr="00287D13">
        <w:rPr>
          <w:b/>
          <w:color w:val="FF0000"/>
          <w:sz w:val="22"/>
          <w:highlight w:val="yellow"/>
        </w:rPr>
        <w:t>5-3</w:t>
      </w:r>
      <w:r w:rsidRPr="00287D13">
        <w:rPr>
          <w:rFonts w:hint="eastAsia"/>
          <w:b/>
          <w:color w:val="FF0000"/>
          <w:sz w:val="22"/>
          <w:highlight w:val="yellow"/>
        </w:rPr>
        <w:t>:4</w:t>
      </w:r>
      <w:r w:rsidRPr="00287D13">
        <w:rPr>
          <w:b/>
          <w:color w:val="FF0000"/>
          <w:sz w:val="22"/>
          <w:highlight w:val="yellow"/>
        </w:rPr>
        <w:t>5</w:t>
      </w:r>
      <w:r w:rsidRPr="00287D13">
        <w:rPr>
          <w:rFonts w:hint="eastAsia"/>
          <w:b/>
          <w:color w:val="FF0000"/>
          <w:sz w:val="22"/>
          <w:highlight w:val="yellow"/>
        </w:rPr>
        <w:t>，</w:t>
      </w:r>
      <w:r w:rsidRPr="00287D13">
        <w:rPr>
          <w:b/>
          <w:color w:val="FF0000"/>
          <w:sz w:val="22"/>
          <w:highlight w:val="yellow"/>
        </w:rPr>
        <w:t>重启操作在此时间段执行</w:t>
      </w:r>
      <w:r w:rsidRPr="00287D13">
        <w:rPr>
          <w:rFonts w:hint="eastAsia"/>
          <w:b/>
          <w:color w:val="FF0000"/>
          <w:sz w:val="22"/>
          <w:highlight w:val="yellow"/>
        </w:rPr>
        <w:t>。</w:t>
      </w:r>
    </w:p>
    <w:p w:rsidR="00287D13" w:rsidRPr="00546D9C" w:rsidRDefault="00287D13" w:rsidP="00546D9C"/>
    <w:p w:rsidR="001F25F3" w:rsidRPr="00546D9C" w:rsidRDefault="001F25F3" w:rsidP="00546D9C">
      <w:pPr>
        <w:pStyle w:val="a6"/>
        <w:numPr>
          <w:ilvl w:val="0"/>
          <w:numId w:val="60"/>
        </w:numPr>
        <w:ind w:firstLineChars="0"/>
        <w:rPr>
          <w:b/>
        </w:rPr>
      </w:pPr>
      <w:r w:rsidRPr="00546D9C">
        <w:rPr>
          <w:rFonts w:hint="eastAsia"/>
          <w:b/>
        </w:rPr>
        <w:t>确认待重启节点服务运行情况</w:t>
      </w:r>
    </w:p>
    <w:p w:rsidR="001F25F3" w:rsidRPr="001F25F3" w:rsidRDefault="001F25F3" w:rsidP="001F25F3"/>
    <w:p w:rsidR="001F25F3" w:rsidRDefault="001F25F3" w:rsidP="001F25F3">
      <w:pPr>
        <w:pStyle w:val="a6"/>
        <w:ind w:left="425" w:firstLineChars="0" w:firstLine="0"/>
      </w:pPr>
      <w:r w:rsidRPr="00171756">
        <w:rPr>
          <w:rFonts w:hint="eastAsia"/>
          <w:sz w:val="24"/>
          <w:szCs w:val="24"/>
        </w:rPr>
        <w:t>使用</w:t>
      </w:r>
      <w:r w:rsidRPr="00171756">
        <w:rPr>
          <w:rFonts w:hint="eastAsia"/>
          <w:sz w:val="24"/>
          <w:szCs w:val="24"/>
        </w:rPr>
        <w:t>betadmin</w:t>
      </w:r>
      <w:r w:rsidRPr="00171756">
        <w:rPr>
          <w:rFonts w:hint="eastAsia"/>
          <w:sz w:val="24"/>
          <w:szCs w:val="24"/>
        </w:rPr>
        <w:t>用户登录</w:t>
      </w:r>
      <w:r w:rsidR="0028781C">
        <w:rPr>
          <w:rFonts w:hint="eastAsia"/>
        </w:rPr>
        <w:t>BMSDB</w:t>
      </w:r>
      <w:r>
        <w:rPr>
          <w:rFonts w:hint="eastAsia"/>
          <w:sz w:val="24"/>
          <w:szCs w:val="24"/>
        </w:rPr>
        <w:t>待重启节点，切换至</w:t>
      </w:r>
      <w:r w:rsidRPr="00171756">
        <w:rPr>
          <w:rFonts w:hint="eastAsia"/>
          <w:sz w:val="24"/>
          <w:szCs w:val="24"/>
        </w:rPr>
        <w:t>root</w:t>
      </w:r>
      <w:r w:rsidRPr="00171756">
        <w:rPr>
          <w:rFonts w:hint="eastAsia"/>
          <w:sz w:val="24"/>
          <w:szCs w:val="24"/>
        </w:rPr>
        <w:t>执行如下命令</w:t>
      </w:r>
      <w:r w:rsidR="00C422CF" w:rsidRPr="00546D9C">
        <w:rPr>
          <w:rFonts w:hint="eastAsia"/>
          <w:sz w:val="24"/>
          <w:szCs w:val="24"/>
          <w:highlight w:val="yellow"/>
        </w:rPr>
        <w:t>（需记录实例分布情况）</w:t>
      </w:r>
      <w:r w:rsidRPr="00171756">
        <w:rPr>
          <w:rFonts w:hint="eastAsia"/>
          <w:sz w:val="24"/>
          <w:szCs w:val="24"/>
        </w:rPr>
        <w:t>：</w:t>
      </w:r>
      <w:r w:rsidRPr="00072438" w:rsidDel="00171756">
        <w:rPr>
          <w:rFonts w:hint="eastAsia"/>
          <w:sz w:val="24"/>
          <w:szCs w:val="24"/>
        </w:rPr>
        <w:t xml:space="preserve"> </w:t>
      </w:r>
    </w:p>
    <w:p w:rsidR="001F25F3" w:rsidRDefault="001F25F3" w:rsidP="001F25F3">
      <w:pPr>
        <w:pStyle w:val="a6"/>
        <w:ind w:left="425" w:firstLineChars="0" w:firstLine="0"/>
      </w:pPr>
      <w:r>
        <w:rPr>
          <w:noProof/>
        </w:rPr>
        <mc:AlternateContent>
          <mc:Choice Requires="wps">
            <w:drawing>
              <wp:inline distT="0" distB="0" distL="0" distR="0" wp14:anchorId="5ECCE3BD" wp14:editId="7549A0B9">
                <wp:extent cx="5274310" cy="387350"/>
                <wp:effectExtent l="12700" t="6985" r="8890" b="13970"/>
                <wp:docPr id="334" name="文本框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7431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F25F3" w:rsidRPr="00072438" w:rsidRDefault="001F25F3" w:rsidP="001F25F3">
                            <w:pPr>
                              <w:pStyle w:val="a6"/>
                              <w:spacing w:line="360" w:lineRule="auto"/>
                              <w:ind w:firstLineChars="0" w:firstLine="0"/>
                              <w:rPr>
                                <w:sz w:val="24"/>
                                <w:szCs w:val="24"/>
                              </w:rPr>
                            </w:pPr>
                            <w:r w:rsidRPr="00072438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clustat -l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1CC2DC2" id="_x0000_s1066" type="#_x0000_t202" style="width:415.3pt;height:3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">
                <v:textbox style="mso-fit-shape-to-text:t">
                  <w:txbxContent>
                    <w:p w:rsidR="001F25F3" w:rsidRPr="00072438" w:rsidRDefault="001F25F3" w:rsidP="001F25F3">
                      <w:pPr>
                        <w:pStyle w:val="a6"/>
                        <w:spacing w:line="360" w:lineRule="auto"/>
                        <w:ind w:firstLineChars="0" w:firstLine="0"/>
                        <w:rPr>
                          <w:sz w:val="24"/>
                          <w:szCs w:val="24"/>
                        </w:rPr>
                      </w:pPr>
                      <w:r w:rsidRPr="00072438">
                        <w:rPr>
                          <w:rFonts w:hint="eastAsia"/>
                          <w:sz w:val="24"/>
                          <w:szCs w:val="24"/>
                        </w:rPr>
                        <w:t>clustat -l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1F25F3" w:rsidRPr="000D13F3" w:rsidRDefault="0028781C" w:rsidP="001F25F3">
      <w:pPr>
        <w:pStyle w:val="a6"/>
        <w:ind w:left="425" w:firstLineChars="0" w:firstLine="0"/>
      </w:pPr>
      <w:r w:rsidRPr="00546D9C">
        <w:rPr>
          <w:noProof/>
        </w:rPr>
        <w:drawing>
          <wp:inline distT="0" distB="0" distL="0" distR="0" wp14:anchorId="24A7DBF5" wp14:editId="56AE1E7E">
            <wp:extent cx="5274310" cy="2219325"/>
            <wp:effectExtent l="0" t="0" r="2540" b="9525"/>
            <wp:docPr id="210" name="图片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844"/>
                    <a:stretch/>
                  </pic:blipFill>
                  <pic:spPr bwMode="auto">
                    <a:xfrm>
                      <a:off x="0" y="0"/>
                      <a:ext cx="527431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F25F3" w:rsidRDefault="00F9178C" w:rsidP="00546D9C">
      <w:pPr>
        <w:pStyle w:val="a6"/>
        <w:ind w:left="425" w:firstLineChars="0" w:firstLine="415"/>
        <w:rPr>
          <w:kern w:val="0"/>
        </w:rPr>
      </w:pPr>
      <w:r>
        <w:rPr>
          <w:rFonts w:hint="eastAsia"/>
          <w:kern w:val="0"/>
        </w:rPr>
        <w:t>如上图标识位置共有两个实例运行：</w:t>
      </w:r>
      <w:r>
        <w:rPr>
          <w:kern w:val="0"/>
        </w:rPr>
        <w:t>bmsdbsr</w:t>
      </w:r>
      <w:r>
        <w:rPr>
          <w:rFonts w:hint="eastAsia"/>
          <w:kern w:val="0"/>
        </w:rPr>
        <w:t>、</w:t>
      </w:r>
      <w:r>
        <w:rPr>
          <w:kern w:val="0"/>
        </w:rPr>
        <w:t>ihsdbsr</w:t>
      </w:r>
      <w:r>
        <w:rPr>
          <w:rFonts w:hint="eastAsia"/>
          <w:kern w:val="0"/>
        </w:rPr>
        <w:t>，</w:t>
      </w:r>
      <w:r>
        <w:rPr>
          <w:rFonts w:hint="eastAsia"/>
          <w:kern w:val="0"/>
        </w:rPr>
        <w:t>owner</w:t>
      </w:r>
      <w:r>
        <w:rPr>
          <w:kern w:val="0"/>
        </w:rPr>
        <w:t>分别可能为</w:t>
      </w:r>
      <w:r>
        <w:rPr>
          <w:kern w:val="0"/>
        </w:rPr>
        <w:t>sbsg2bmsdbhb01</w:t>
      </w:r>
      <w:r>
        <w:rPr>
          <w:rFonts w:hint="eastAsia"/>
          <w:kern w:val="0"/>
        </w:rPr>
        <w:t>、</w:t>
      </w:r>
      <w:r>
        <w:rPr>
          <w:kern w:val="0"/>
        </w:rPr>
        <w:t>sbsg2bmsdbhb02</w:t>
      </w:r>
      <w:r>
        <w:rPr>
          <w:rFonts w:hint="eastAsia"/>
          <w:kern w:val="0"/>
        </w:rPr>
        <w:t>，当</w:t>
      </w:r>
      <w:r>
        <w:rPr>
          <w:kern w:val="0"/>
        </w:rPr>
        <w:t>owner</w:t>
      </w:r>
      <w:r>
        <w:rPr>
          <w:rFonts w:hint="eastAsia"/>
          <w:kern w:val="0"/>
        </w:rPr>
        <w:t>为</w:t>
      </w:r>
      <w:r>
        <w:rPr>
          <w:kern w:val="0"/>
        </w:rPr>
        <w:t>sbsg2bmsdbhb01</w:t>
      </w:r>
      <w:r>
        <w:rPr>
          <w:rFonts w:hint="eastAsia"/>
          <w:kern w:val="0"/>
        </w:rPr>
        <w:t>表示当前实例运行在</w:t>
      </w:r>
      <w:r>
        <w:rPr>
          <w:kern w:val="0"/>
        </w:rPr>
        <w:t>01</w:t>
      </w:r>
      <w:r>
        <w:rPr>
          <w:rFonts w:hint="eastAsia"/>
          <w:kern w:val="0"/>
        </w:rPr>
        <w:t>节点，当</w:t>
      </w:r>
      <w:r>
        <w:rPr>
          <w:kern w:val="0"/>
        </w:rPr>
        <w:t>owner</w:t>
      </w:r>
      <w:r>
        <w:rPr>
          <w:rFonts w:hint="eastAsia"/>
          <w:kern w:val="0"/>
        </w:rPr>
        <w:t>为</w:t>
      </w:r>
      <w:r>
        <w:rPr>
          <w:kern w:val="0"/>
        </w:rPr>
        <w:t>sbsg2bmsdbhb02</w:t>
      </w:r>
      <w:r>
        <w:rPr>
          <w:rFonts w:hint="eastAsia"/>
          <w:kern w:val="0"/>
        </w:rPr>
        <w:t>表示当前实例运行在</w:t>
      </w:r>
      <w:r>
        <w:rPr>
          <w:kern w:val="0"/>
        </w:rPr>
        <w:t>02</w:t>
      </w:r>
      <w:r>
        <w:rPr>
          <w:rFonts w:hint="eastAsia"/>
          <w:kern w:val="0"/>
        </w:rPr>
        <w:t>节点。</w:t>
      </w:r>
    </w:p>
    <w:p w:rsidR="008D0A49" w:rsidRDefault="008D0A49" w:rsidP="00546D9C">
      <w:pPr>
        <w:pStyle w:val="a6"/>
        <w:ind w:left="425" w:firstLineChars="0" w:firstLine="415"/>
        <w:rPr>
          <w:kern w:val="0"/>
        </w:rPr>
      </w:pPr>
    </w:p>
    <w:p w:rsidR="00F9178C" w:rsidRDefault="00F9178C" w:rsidP="00546D9C">
      <w:pPr>
        <w:ind w:leftChars="171" w:left="359"/>
        <w:rPr>
          <w:b/>
          <w:sz w:val="24"/>
          <w:szCs w:val="24"/>
        </w:rPr>
      </w:pPr>
      <w:r w:rsidRPr="00565D2F">
        <w:rPr>
          <w:rFonts w:hint="eastAsia"/>
          <w:b/>
          <w:sz w:val="24"/>
          <w:szCs w:val="24"/>
        </w:rPr>
        <w:t>注：生产的实例分布情况</w:t>
      </w:r>
      <w:r>
        <w:rPr>
          <w:rFonts w:hint="eastAsia"/>
          <w:b/>
          <w:sz w:val="24"/>
          <w:szCs w:val="24"/>
        </w:rPr>
        <w:t>不固定，</w:t>
      </w:r>
      <w:r w:rsidR="008D0A49">
        <w:rPr>
          <w:rFonts w:hint="eastAsia"/>
          <w:b/>
          <w:sz w:val="24"/>
          <w:szCs w:val="24"/>
        </w:rPr>
        <w:t>共有两个实例，运行节点</w:t>
      </w:r>
      <w:r>
        <w:rPr>
          <w:rFonts w:hint="eastAsia"/>
          <w:b/>
          <w:sz w:val="24"/>
          <w:szCs w:val="24"/>
        </w:rPr>
        <w:t>可能有以下几种情况：</w:t>
      </w:r>
    </w:p>
    <w:p w:rsidR="00F9178C" w:rsidRPr="00546D9C" w:rsidRDefault="008D0A49" w:rsidP="00546D9C">
      <w:pPr>
        <w:pStyle w:val="a6"/>
        <w:numPr>
          <w:ilvl w:val="0"/>
          <w:numId w:val="63"/>
        </w:numPr>
        <w:ind w:firstLineChars="0"/>
        <w:rPr>
          <w:b/>
          <w:sz w:val="24"/>
          <w:szCs w:val="24"/>
        </w:rPr>
      </w:pPr>
      <w:r w:rsidRPr="00546D9C">
        <w:rPr>
          <w:b/>
          <w:sz w:val="24"/>
          <w:szCs w:val="24"/>
        </w:rPr>
        <w:t>2</w:t>
      </w:r>
      <w:r w:rsidR="00F9178C" w:rsidRPr="00546D9C">
        <w:rPr>
          <w:rFonts w:hint="eastAsia"/>
          <w:b/>
          <w:sz w:val="24"/>
          <w:szCs w:val="24"/>
        </w:rPr>
        <w:t>个服务都在</w:t>
      </w:r>
      <w:r w:rsidRPr="00546D9C">
        <w:rPr>
          <w:rFonts w:hint="eastAsia"/>
          <w:b/>
          <w:sz w:val="24"/>
          <w:szCs w:val="24"/>
        </w:rPr>
        <w:t>待重启</w:t>
      </w:r>
      <w:r w:rsidR="00F9178C" w:rsidRPr="00546D9C">
        <w:rPr>
          <w:rFonts w:hint="eastAsia"/>
          <w:b/>
          <w:sz w:val="24"/>
          <w:szCs w:val="24"/>
        </w:rPr>
        <w:t>节点上，需要将</w:t>
      </w:r>
      <w:r w:rsidRPr="00546D9C">
        <w:rPr>
          <w:b/>
          <w:sz w:val="24"/>
          <w:szCs w:val="24"/>
        </w:rPr>
        <w:t>2</w:t>
      </w:r>
      <w:r w:rsidR="00F9178C" w:rsidRPr="00546D9C">
        <w:rPr>
          <w:rFonts w:hint="eastAsia"/>
          <w:b/>
          <w:sz w:val="24"/>
          <w:szCs w:val="24"/>
        </w:rPr>
        <w:t>个服务都切到</w:t>
      </w:r>
      <w:r w:rsidRPr="00546D9C">
        <w:rPr>
          <w:rFonts w:hint="eastAsia"/>
          <w:b/>
          <w:sz w:val="24"/>
          <w:szCs w:val="24"/>
        </w:rPr>
        <w:t>非待重启</w:t>
      </w:r>
      <w:r w:rsidR="00F9178C" w:rsidRPr="00546D9C">
        <w:rPr>
          <w:rFonts w:hint="eastAsia"/>
          <w:b/>
          <w:sz w:val="24"/>
          <w:szCs w:val="24"/>
        </w:rPr>
        <w:t>节点，然后重启。</w:t>
      </w:r>
    </w:p>
    <w:p w:rsidR="00F9178C" w:rsidRPr="00546D9C" w:rsidRDefault="00F9178C" w:rsidP="00546D9C">
      <w:pPr>
        <w:pStyle w:val="a6"/>
        <w:numPr>
          <w:ilvl w:val="0"/>
          <w:numId w:val="63"/>
        </w:numPr>
        <w:ind w:firstLineChars="0"/>
        <w:rPr>
          <w:b/>
          <w:sz w:val="24"/>
          <w:szCs w:val="24"/>
        </w:rPr>
      </w:pPr>
      <w:r w:rsidRPr="00546D9C">
        <w:rPr>
          <w:rFonts w:hint="eastAsia"/>
          <w:b/>
          <w:sz w:val="24"/>
          <w:szCs w:val="24"/>
        </w:rPr>
        <w:t>有</w:t>
      </w:r>
      <w:r w:rsidR="008D0A49" w:rsidRPr="00546D9C">
        <w:rPr>
          <w:b/>
          <w:sz w:val="24"/>
          <w:szCs w:val="24"/>
        </w:rPr>
        <w:t>1</w:t>
      </w:r>
      <w:r w:rsidRPr="00546D9C">
        <w:rPr>
          <w:rFonts w:hint="eastAsia"/>
          <w:b/>
          <w:sz w:val="24"/>
          <w:szCs w:val="24"/>
        </w:rPr>
        <w:t>个</w:t>
      </w:r>
      <w:r w:rsidR="008D0A49" w:rsidRPr="00546D9C">
        <w:rPr>
          <w:rFonts w:hint="eastAsia"/>
          <w:b/>
          <w:sz w:val="24"/>
          <w:szCs w:val="24"/>
        </w:rPr>
        <w:t>实例</w:t>
      </w:r>
      <w:r w:rsidRPr="00546D9C">
        <w:rPr>
          <w:rFonts w:hint="eastAsia"/>
          <w:b/>
          <w:sz w:val="24"/>
          <w:szCs w:val="24"/>
        </w:rPr>
        <w:t>在</w:t>
      </w:r>
      <w:r w:rsidR="008D0A49" w:rsidRPr="00546D9C">
        <w:rPr>
          <w:rFonts w:hint="eastAsia"/>
          <w:b/>
          <w:sz w:val="24"/>
          <w:szCs w:val="24"/>
        </w:rPr>
        <w:t>待重启</w:t>
      </w:r>
      <w:r w:rsidRPr="00546D9C">
        <w:rPr>
          <w:rFonts w:hint="eastAsia"/>
          <w:b/>
          <w:sz w:val="24"/>
          <w:szCs w:val="24"/>
        </w:rPr>
        <w:t>节点上，需要将</w:t>
      </w:r>
      <w:r w:rsidR="008D0A49" w:rsidRPr="00546D9C">
        <w:rPr>
          <w:rFonts w:hint="eastAsia"/>
          <w:b/>
          <w:sz w:val="24"/>
          <w:szCs w:val="24"/>
        </w:rPr>
        <w:t>此实例</w:t>
      </w:r>
      <w:r w:rsidRPr="00546D9C">
        <w:rPr>
          <w:rFonts w:hint="eastAsia"/>
          <w:b/>
          <w:sz w:val="24"/>
          <w:szCs w:val="24"/>
        </w:rPr>
        <w:t>切换到</w:t>
      </w:r>
      <w:r w:rsidR="008D0A49" w:rsidRPr="00546D9C">
        <w:rPr>
          <w:rFonts w:hint="eastAsia"/>
          <w:b/>
          <w:sz w:val="24"/>
          <w:szCs w:val="24"/>
        </w:rPr>
        <w:t>非待重启</w:t>
      </w:r>
      <w:r w:rsidRPr="00546D9C">
        <w:rPr>
          <w:rFonts w:hint="eastAsia"/>
          <w:b/>
          <w:sz w:val="24"/>
          <w:szCs w:val="24"/>
        </w:rPr>
        <w:t>节点，然后再重启。</w:t>
      </w:r>
    </w:p>
    <w:p w:rsidR="00F9178C" w:rsidRPr="00546D9C" w:rsidRDefault="008D0A49" w:rsidP="00546D9C">
      <w:pPr>
        <w:pStyle w:val="a6"/>
        <w:numPr>
          <w:ilvl w:val="0"/>
          <w:numId w:val="63"/>
        </w:numPr>
        <w:ind w:firstLineChars="0"/>
        <w:rPr>
          <w:b/>
          <w:sz w:val="24"/>
          <w:szCs w:val="24"/>
        </w:rPr>
      </w:pPr>
      <w:r w:rsidRPr="00546D9C">
        <w:rPr>
          <w:rFonts w:hint="eastAsia"/>
          <w:b/>
          <w:sz w:val="24"/>
          <w:szCs w:val="24"/>
        </w:rPr>
        <w:t>待重启节点上没有运行的实例</w:t>
      </w:r>
      <w:r w:rsidR="00F9178C" w:rsidRPr="00546D9C">
        <w:rPr>
          <w:rFonts w:hint="eastAsia"/>
          <w:b/>
          <w:sz w:val="24"/>
          <w:szCs w:val="24"/>
        </w:rPr>
        <w:t>，</w:t>
      </w:r>
      <w:r w:rsidRPr="00546D9C">
        <w:rPr>
          <w:rFonts w:hint="eastAsia"/>
          <w:b/>
          <w:sz w:val="24"/>
          <w:szCs w:val="24"/>
        </w:rPr>
        <w:t>无需切换实例，</w:t>
      </w:r>
      <w:r w:rsidR="00F9178C" w:rsidRPr="00546D9C">
        <w:rPr>
          <w:rFonts w:hint="eastAsia"/>
          <w:b/>
          <w:sz w:val="24"/>
          <w:szCs w:val="24"/>
        </w:rPr>
        <w:t>只需重启服务器即</w:t>
      </w:r>
      <w:r w:rsidRPr="00546D9C">
        <w:rPr>
          <w:rFonts w:hint="eastAsia"/>
          <w:b/>
          <w:sz w:val="24"/>
          <w:szCs w:val="24"/>
        </w:rPr>
        <w:t>可</w:t>
      </w:r>
      <w:r w:rsidR="00F9178C" w:rsidRPr="00546D9C">
        <w:rPr>
          <w:rFonts w:hint="eastAsia"/>
          <w:b/>
          <w:sz w:val="24"/>
          <w:szCs w:val="24"/>
        </w:rPr>
        <w:t>。</w:t>
      </w:r>
    </w:p>
    <w:p w:rsidR="001F25F3" w:rsidRDefault="001F25F3" w:rsidP="001F25F3">
      <w:pPr>
        <w:pStyle w:val="a6"/>
        <w:ind w:left="425" w:firstLineChars="0" w:firstLine="0"/>
        <w:rPr>
          <w:kern w:val="0"/>
        </w:rPr>
      </w:pPr>
    </w:p>
    <w:p w:rsidR="008D0A49" w:rsidRPr="00546D9C" w:rsidRDefault="00C422CF" w:rsidP="00546D9C">
      <w:pPr>
        <w:pStyle w:val="a6"/>
        <w:numPr>
          <w:ilvl w:val="0"/>
          <w:numId w:val="60"/>
        </w:numPr>
        <w:ind w:firstLineChars="0"/>
        <w:rPr>
          <w:b/>
        </w:rPr>
      </w:pPr>
      <w:r>
        <w:rPr>
          <w:rFonts w:hint="eastAsia"/>
          <w:b/>
        </w:rPr>
        <w:t>重启前将</w:t>
      </w:r>
      <w:r w:rsidR="008D0A49" w:rsidRPr="00546D9C">
        <w:rPr>
          <w:rFonts w:hint="eastAsia"/>
          <w:b/>
        </w:rPr>
        <w:t>实例切换</w:t>
      </w:r>
      <w:r>
        <w:rPr>
          <w:rFonts w:hint="eastAsia"/>
          <w:b/>
        </w:rPr>
        <w:t>到非待重启节点：</w:t>
      </w:r>
    </w:p>
    <w:p w:rsidR="008D0A49" w:rsidRPr="00546D9C" w:rsidRDefault="008D0A49" w:rsidP="00546D9C">
      <w:pPr>
        <w:pStyle w:val="a6"/>
        <w:numPr>
          <w:ilvl w:val="0"/>
          <w:numId w:val="65"/>
        </w:numPr>
        <w:ind w:firstLineChars="0"/>
        <w:rPr>
          <w:kern w:val="0"/>
        </w:rPr>
      </w:pPr>
      <w:r w:rsidRPr="00546D9C">
        <w:rPr>
          <w:rFonts w:hint="eastAsia"/>
          <w:kern w:val="0"/>
        </w:rPr>
        <w:t>在待重启节点上保持当前用户为</w:t>
      </w:r>
      <w:r w:rsidRPr="00546D9C">
        <w:rPr>
          <w:kern w:val="0"/>
        </w:rPr>
        <w:t>root</w:t>
      </w:r>
      <w:r w:rsidRPr="00546D9C">
        <w:rPr>
          <w:rFonts w:hint="eastAsia"/>
          <w:kern w:val="0"/>
        </w:rPr>
        <w:t>（否则使用</w:t>
      </w:r>
      <w:r w:rsidRPr="00546D9C">
        <w:rPr>
          <w:kern w:val="0"/>
        </w:rPr>
        <w:t>betadmin</w:t>
      </w:r>
      <w:r w:rsidRPr="00546D9C">
        <w:rPr>
          <w:rFonts w:hint="eastAsia"/>
          <w:kern w:val="0"/>
        </w:rPr>
        <w:t>用户登录</w:t>
      </w:r>
      <w:r w:rsidRPr="00546D9C">
        <w:rPr>
          <w:kern w:val="0"/>
        </w:rPr>
        <w:t>putty</w:t>
      </w:r>
      <w:r w:rsidRPr="00546D9C">
        <w:rPr>
          <w:rFonts w:hint="eastAsia"/>
          <w:kern w:val="0"/>
        </w:rPr>
        <w:t>，切换至</w:t>
      </w:r>
      <w:r w:rsidRPr="00546D9C">
        <w:rPr>
          <w:kern w:val="0"/>
        </w:rPr>
        <w:t>root</w:t>
      </w:r>
      <w:r w:rsidRPr="00546D9C">
        <w:rPr>
          <w:rFonts w:hint="eastAsia"/>
          <w:kern w:val="0"/>
        </w:rPr>
        <w:t>用户）执行如下命令将实例切换到非待重启节点</w:t>
      </w:r>
      <w:r w:rsidRPr="00546D9C">
        <w:rPr>
          <w:rFonts w:hint="eastAsia"/>
          <w:kern w:val="0"/>
          <w:highlight w:val="yellow"/>
        </w:rPr>
        <w:t>（以下命令根据生产实际情况执行部分或全部）</w:t>
      </w:r>
      <w:r w:rsidRPr="00546D9C">
        <w:rPr>
          <w:rFonts w:hint="eastAsia"/>
          <w:kern w:val="0"/>
        </w:rPr>
        <w:t>：</w:t>
      </w:r>
    </w:p>
    <w:p w:rsidR="008D0A49" w:rsidRPr="00263A86" w:rsidRDefault="008D0A49" w:rsidP="00546D9C">
      <w:pPr>
        <w:ind w:left="420"/>
      </w:pPr>
      <w:r>
        <w:rPr>
          <w:noProof/>
        </w:rPr>
        <mc:AlternateContent>
          <mc:Choice Requires="wps">
            <w:drawing>
              <wp:inline distT="0" distB="0" distL="0" distR="0" wp14:anchorId="70D4B577" wp14:editId="2B429370">
                <wp:extent cx="5410835" cy="299085"/>
                <wp:effectExtent l="12700" t="6350" r="5715" b="5080"/>
                <wp:docPr id="342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0835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D0A49" w:rsidRDefault="008D0A49" w:rsidP="008D0A49">
                            <w:pPr>
                              <w:pStyle w:val="a6"/>
                              <w:spacing w:line="360" w:lineRule="auto"/>
                              <w:ind w:firstLineChars="0" w:firstLine="0"/>
                              <w:rPr>
                                <w:sz w:val="24"/>
                                <w:szCs w:val="24"/>
                              </w:rPr>
                            </w:pPr>
                            <w:r w:rsidRPr="00072438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clusvcadm -r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bmsdbsrv </w:t>
                            </w:r>
                            <w:r w:rsidRPr="00072438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-m </w:t>
                            </w:r>
                            <w:r w:rsidRPr="00184664">
                              <w:rPr>
                                <w:color w:val="FF0000"/>
                                <w:sz w:val="24"/>
                                <w:szCs w:val="24"/>
                              </w:rPr>
                              <w:t>sbsg2bmsdbhb02</w:t>
                            </w:r>
                          </w:p>
                          <w:p w:rsidR="008D0A49" w:rsidRPr="00072438" w:rsidRDefault="008D0A49" w:rsidP="008D0A49">
                            <w:pPr>
                              <w:pStyle w:val="a6"/>
                              <w:spacing w:line="360" w:lineRule="auto"/>
                              <w:ind w:firstLineChars="0" w:firstLine="0"/>
                              <w:rPr>
                                <w:sz w:val="24"/>
                                <w:szCs w:val="24"/>
                              </w:rPr>
                            </w:pPr>
                            <w:r w:rsidRPr="00072438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clusvcadm -r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ihsdbsrv </w:t>
                            </w:r>
                            <w:r w:rsidRPr="00072438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-m </w:t>
                            </w:r>
                            <w:r w:rsidRPr="00184664">
                              <w:rPr>
                                <w:color w:val="FF0000"/>
                                <w:sz w:val="24"/>
                                <w:szCs w:val="24"/>
                              </w:rPr>
                              <w:t>sbsg2bmsdbhb02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D1B1EF8" id="文本框 6" o:spid="_x0000_s1067" type="#_x0000_t202" style="width:426.05pt;height:23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">
                <v:textbox style="mso-fit-shape-to-text:t">
                  <w:txbxContent>
                    <w:p w:rsidR="008D0A49" w:rsidRDefault="008D0A49" w:rsidP="008D0A49">
                      <w:pPr>
                        <w:pStyle w:val="a6"/>
                        <w:spacing w:line="360" w:lineRule="auto"/>
                        <w:ind w:firstLineChars="0" w:firstLine="0"/>
                        <w:rPr>
                          <w:sz w:val="24"/>
                          <w:szCs w:val="24"/>
                        </w:rPr>
                      </w:pPr>
                      <w:r w:rsidRPr="00072438">
                        <w:rPr>
                          <w:rFonts w:hint="eastAsia"/>
                          <w:sz w:val="24"/>
                          <w:szCs w:val="24"/>
                        </w:rPr>
                        <w:t xml:space="preserve">clusvcadm -r </w:t>
                      </w:r>
                      <w:r>
                        <w:rPr>
                          <w:sz w:val="24"/>
                          <w:szCs w:val="24"/>
                        </w:rPr>
                        <w:t xml:space="preserve">bmsdbsrv </w:t>
                      </w:r>
                      <w:r w:rsidRPr="00072438">
                        <w:rPr>
                          <w:rFonts w:hint="eastAsia"/>
                          <w:sz w:val="24"/>
                          <w:szCs w:val="24"/>
                        </w:rPr>
                        <w:t xml:space="preserve">-m </w:t>
                      </w:r>
                      <w:r w:rsidRPr="00184664">
                        <w:rPr>
                          <w:color w:val="FF0000"/>
                          <w:sz w:val="24"/>
                          <w:szCs w:val="24"/>
                        </w:rPr>
                        <w:t>sbsg2bmsdbhb02</w:t>
                      </w:r>
                    </w:p>
                    <w:p w:rsidR="008D0A49" w:rsidRPr="00072438" w:rsidRDefault="008D0A49" w:rsidP="008D0A49">
                      <w:pPr>
                        <w:pStyle w:val="a6"/>
                        <w:spacing w:line="360" w:lineRule="auto"/>
                        <w:ind w:firstLineChars="0" w:firstLine="0"/>
                        <w:rPr>
                          <w:sz w:val="24"/>
                          <w:szCs w:val="24"/>
                        </w:rPr>
                      </w:pPr>
                      <w:r w:rsidRPr="00072438">
                        <w:rPr>
                          <w:rFonts w:hint="eastAsia"/>
                          <w:sz w:val="24"/>
                          <w:szCs w:val="24"/>
                        </w:rPr>
                        <w:t xml:space="preserve">clusvcadm -r </w:t>
                      </w:r>
                      <w:r>
                        <w:rPr>
                          <w:sz w:val="24"/>
                          <w:szCs w:val="24"/>
                        </w:rPr>
                        <w:t xml:space="preserve">ihsdbsrv </w:t>
                      </w:r>
                      <w:r w:rsidRPr="00072438">
                        <w:rPr>
                          <w:rFonts w:hint="eastAsia"/>
                          <w:sz w:val="24"/>
                          <w:szCs w:val="24"/>
                        </w:rPr>
                        <w:t xml:space="preserve">-m </w:t>
                      </w:r>
                      <w:r w:rsidRPr="00184664">
                        <w:rPr>
                          <w:color w:val="FF0000"/>
                          <w:sz w:val="24"/>
                          <w:szCs w:val="24"/>
                        </w:rPr>
                        <w:t>sbsg2bmsdbhb02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8D0A49" w:rsidRDefault="008D0A49" w:rsidP="00546D9C">
      <w:pPr>
        <w:ind w:left="420" w:firstLine="420"/>
        <w:rPr>
          <w:kern w:val="0"/>
        </w:rPr>
      </w:pPr>
      <w:r w:rsidRPr="00546D9C">
        <w:rPr>
          <w:rFonts w:hint="eastAsia"/>
          <w:kern w:val="0"/>
        </w:rPr>
        <w:t>说明：</w:t>
      </w:r>
      <w:r w:rsidRPr="00546D9C">
        <w:rPr>
          <w:kern w:val="0"/>
        </w:rPr>
        <w:t>-m</w:t>
      </w:r>
      <w:r w:rsidRPr="00546D9C">
        <w:rPr>
          <w:rFonts w:hint="eastAsia"/>
          <w:kern w:val="0"/>
        </w:rPr>
        <w:t>后的参数为“</w:t>
      </w:r>
      <w:r w:rsidRPr="00546D9C">
        <w:rPr>
          <w:kern w:val="0"/>
        </w:rPr>
        <w:t>sbsg2bmsdbhb01</w:t>
      </w:r>
      <w:r w:rsidRPr="00546D9C">
        <w:rPr>
          <w:rFonts w:hint="eastAsia"/>
          <w:kern w:val="0"/>
        </w:rPr>
        <w:t>”表示将资源切换至</w:t>
      </w:r>
      <w:r w:rsidRPr="00546D9C">
        <w:rPr>
          <w:kern w:val="0"/>
        </w:rPr>
        <w:t>01</w:t>
      </w:r>
      <w:r w:rsidRPr="00546D9C">
        <w:rPr>
          <w:rFonts w:hint="eastAsia"/>
          <w:kern w:val="0"/>
        </w:rPr>
        <w:t>节点，</w:t>
      </w:r>
      <w:r w:rsidR="003B2068">
        <w:rPr>
          <w:rFonts w:hint="eastAsia"/>
          <w:kern w:val="0"/>
        </w:rPr>
        <w:t>若要将资源切换至</w:t>
      </w:r>
      <w:r w:rsidR="003B2068">
        <w:rPr>
          <w:rFonts w:hint="eastAsia"/>
          <w:kern w:val="0"/>
        </w:rPr>
        <w:t>0</w:t>
      </w:r>
      <w:r w:rsidR="003B2068">
        <w:rPr>
          <w:kern w:val="0"/>
        </w:rPr>
        <w:t>2</w:t>
      </w:r>
      <w:r w:rsidR="003B2068">
        <w:rPr>
          <w:kern w:val="0"/>
        </w:rPr>
        <w:t>节点</w:t>
      </w:r>
      <w:r w:rsidR="003B2068">
        <w:rPr>
          <w:rFonts w:hint="eastAsia"/>
          <w:kern w:val="0"/>
        </w:rPr>
        <w:t>，</w:t>
      </w:r>
      <w:r w:rsidR="003B2068">
        <w:rPr>
          <w:kern w:val="0"/>
        </w:rPr>
        <w:t>则</w:t>
      </w:r>
      <w:r w:rsidR="003B2068" w:rsidRPr="00184664">
        <w:rPr>
          <w:rFonts w:hint="eastAsia"/>
          <w:kern w:val="0"/>
        </w:rPr>
        <w:t>参数为“</w:t>
      </w:r>
      <w:r w:rsidR="003B2068" w:rsidRPr="00184664">
        <w:rPr>
          <w:kern w:val="0"/>
        </w:rPr>
        <w:t>sbsg2bmsdbhb02</w:t>
      </w:r>
      <w:r w:rsidR="003B2068" w:rsidRPr="00184664">
        <w:rPr>
          <w:rFonts w:hint="eastAsia"/>
          <w:kern w:val="0"/>
        </w:rPr>
        <w:t>”</w:t>
      </w:r>
      <w:r w:rsidRPr="00546D9C">
        <w:rPr>
          <w:rFonts w:hint="eastAsia"/>
          <w:kern w:val="0"/>
        </w:rPr>
        <w:t>。</w:t>
      </w:r>
      <w:r w:rsidR="00240E04">
        <w:rPr>
          <w:rFonts w:hint="eastAsia"/>
          <w:kern w:val="0"/>
        </w:rPr>
        <w:t>如果重启</w:t>
      </w:r>
      <w:r w:rsidR="00240E04">
        <w:rPr>
          <w:rFonts w:hint="eastAsia"/>
          <w:kern w:val="0"/>
        </w:rPr>
        <w:t>0</w:t>
      </w:r>
      <w:r w:rsidR="00240E04">
        <w:rPr>
          <w:kern w:val="0"/>
        </w:rPr>
        <w:t>1</w:t>
      </w:r>
      <w:r w:rsidR="00240E04">
        <w:rPr>
          <w:kern w:val="0"/>
        </w:rPr>
        <w:t>节点</w:t>
      </w:r>
      <w:r w:rsidR="00240E04">
        <w:rPr>
          <w:rFonts w:hint="eastAsia"/>
          <w:kern w:val="0"/>
        </w:rPr>
        <w:t>，</w:t>
      </w:r>
      <w:r w:rsidR="00240E04">
        <w:rPr>
          <w:kern w:val="0"/>
        </w:rPr>
        <w:t>则将资源切换到</w:t>
      </w:r>
      <w:r w:rsidR="00240E04">
        <w:rPr>
          <w:rFonts w:hint="eastAsia"/>
          <w:kern w:val="0"/>
        </w:rPr>
        <w:t>0</w:t>
      </w:r>
      <w:r w:rsidR="00240E04">
        <w:rPr>
          <w:kern w:val="0"/>
        </w:rPr>
        <w:t>2</w:t>
      </w:r>
      <w:r w:rsidR="00240E04">
        <w:rPr>
          <w:kern w:val="0"/>
        </w:rPr>
        <w:t>节点</w:t>
      </w:r>
      <w:r w:rsidR="00240E04">
        <w:rPr>
          <w:rFonts w:hint="eastAsia"/>
          <w:kern w:val="0"/>
        </w:rPr>
        <w:t>，</w:t>
      </w:r>
      <w:r w:rsidR="00240E04">
        <w:rPr>
          <w:kern w:val="0"/>
        </w:rPr>
        <w:t>反之</w:t>
      </w:r>
      <w:r w:rsidR="00240E04">
        <w:rPr>
          <w:rFonts w:hint="eastAsia"/>
          <w:kern w:val="0"/>
        </w:rPr>
        <w:t>如果重启</w:t>
      </w:r>
      <w:r w:rsidR="00240E04">
        <w:rPr>
          <w:kern w:val="0"/>
        </w:rPr>
        <w:t>02</w:t>
      </w:r>
      <w:r w:rsidR="00240E04">
        <w:rPr>
          <w:kern w:val="0"/>
        </w:rPr>
        <w:t>节点</w:t>
      </w:r>
      <w:r w:rsidR="00240E04">
        <w:rPr>
          <w:rFonts w:hint="eastAsia"/>
          <w:kern w:val="0"/>
        </w:rPr>
        <w:t>，</w:t>
      </w:r>
      <w:r w:rsidR="00240E04">
        <w:rPr>
          <w:kern w:val="0"/>
        </w:rPr>
        <w:t>则将资源切换到</w:t>
      </w:r>
      <w:r w:rsidR="00240E04">
        <w:rPr>
          <w:kern w:val="0"/>
        </w:rPr>
        <w:t>01</w:t>
      </w:r>
      <w:r w:rsidR="00240E04">
        <w:rPr>
          <w:kern w:val="0"/>
        </w:rPr>
        <w:t>节点</w:t>
      </w:r>
      <w:r w:rsidR="00240E04">
        <w:rPr>
          <w:rFonts w:hint="eastAsia"/>
          <w:kern w:val="0"/>
        </w:rPr>
        <w:t>。</w:t>
      </w:r>
    </w:p>
    <w:p w:rsidR="00C422CF" w:rsidRDefault="00C422CF" w:rsidP="00546D9C">
      <w:pPr>
        <w:ind w:left="420"/>
        <w:rPr>
          <w:kern w:val="0"/>
        </w:rPr>
      </w:pPr>
    </w:p>
    <w:p w:rsidR="00C422CF" w:rsidRDefault="00C422CF" w:rsidP="00C422CF">
      <w:pPr>
        <w:pStyle w:val="a6"/>
        <w:ind w:left="425" w:firstLineChars="0" w:firstLine="0"/>
      </w:pPr>
      <w:r>
        <w:rPr>
          <w:kern w:val="0"/>
        </w:rPr>
        <w:tab/>
        <w:t>b)</w:t>
      </w:r>
      <w:r w:rsidRPr="00C422CF"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再次执行以下命令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确认</w:t>
      </w:r>
      <w:r>
        <w:rPr>
          <w:rFonts w:hint="eastAsia"/>
          <w:sz w:val="24"/>
          <w:szCs w:val="24"/>
        </w:rPr>
        <w:t>所有实例已切换至非待重启节点</w:t>
      </w:r>
      <w:r w:rsidRPr="00171756">
        <w:rPr>
          <w:rFonts w:hint="eastAsia"/>
          <w:sz w:val="24"/>
          <w:szCs w:val="24"/>
        </w:rPr>
        <w:t>：</w:t>
      </w:r>
      <w:r w:rsidRPr="00072438" w:rsidDel="00171756">
        <w:rPr>
          <w:rFonts w:hint="eastAsia"/>
          <w:sz w:val="24"/>
          <w:szCs w:val="24"/>
        </w:rPr>
        <w:t xml:space="preserve"> </w:t>
      </w:r>
    </w:p>
    <w:p w:rsidR="00C422CF" w:rsidRDefault="00C422CF" w:rsidP="00C422CF">
      <w:pPr>
        <w:pStyle w:val="a6"/>
        <w:ind w:left="425" w:firstLineChars="0" w:firstLine="0"/>
      </w:pPr>
      <w:r>
        <w:rPr>
          <w:noProof/>
        </w:rPr>
        <mc:AlternateContent>
          <mc:Choice Requires="wps">
            <w:drawing>
              <wp:inline distT="0" distB="0" distL="0" distR="0" wp14:anchorId="341EF73F" wp14:editId="22FFF146">
                <wp:extent cx="5274310" cy="387350"/>
                <wp:effectExtent l="12700" t="6985" r="8890" b="13970"/>
                <wp:docPr id="343" name="文本框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7431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422CF" w:rsidRPr="00072438" w:rsidRDefault="00C422CF" w:rsidP="00C422CF">
                            <w:pPr>
                              <w:pStyle w:val="a6"/>
                              <w:spacing w:line="360" w:lineRule="auto"/>
                              <w:ind w:firstLineChars="0" w:firstLine="0"/>
                              <w:rPr>
                                <w:sz w:val="24"/>
                                <w:szCs w:val="24"/>
                              </w:rPr>
                            </w:pPr>
                            <w:r w:rsidRPr="00072438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clustat -l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2A76CE1" id="_x0000_s1068" type="#_x0000_t202" style="width:415.3pt;height:3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">
                <v:textbox style="mso-fit-shape-to-text:t">
                  <w:txbxContent>
                    <w:p w:rsidR="00C422CF" w:rsidRPr="00072438" w:rsidRDefault="00C422CF" w:rsidP="00C422CF">
                      <w:pPr>
                        <w:pStyle w:val="a6"/>
                        <w:spacing w:line="360" w:lineRule="auto"/>
                        <w:ind w:firstLineChars="0" w:firstLine="0"/>
                        <w:rPr>
                          <w:sz w:val="24"/>
                          <w:szCs w:val="24"/>
                        </w:rPr>
                      </w:pPr>
                      <w:r w:rsidRPr="00072438">
                        <w:rPr>
                          <w:rFonts w:hint="eastAsia"/>
                          <w:sz w:val="24"/>
                          <w:szCs w:val="24"/>
                        </w:rPr>
                        <w:t>clustat -l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C422CF" w:rsidRPr="000D13F3" w:rsidRDefault="00C422CF" w:rsidP="00C422CF">
      <w:pPr>
        <w:pStyle w:val="a6"/>
        <w:ind w:left="425" w:firstLineChars="0" w:firstLine="0"/>
      </w:pPr>
      <w:r w:rsidRPr="00184664">
        <w:rPr>
          <w:noProof/>
        </w:rPr>
        <w:drawing>
          <wp:inline distT="0" distB="0" distL="0" distR="0" wp14:anchorId="4FD7C58C" wp14:editId="23C271C4">
            <wp:extent cx="5274310" cy="2219325"/>
            <wp:effectExtent l="0" t="0" r="2540" b="9525"/>
            <wp:docPr id="344" name="图片 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844"/>
                    <a:stretch/>
                  </pic:blipFill>
                  <pic:spPr bwMode="auto">
                    <a:xfrm>
                      <a:off x="0" y="0"/>
                      <a:ext cx="527431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422CF" w:rsidRDefault="00C422CF" w:rsidP="00546D9C">
      <w:pPr>
        <w:ind w:left="420"/>
      </w:pPr>
      <w:r>
        <w:rPr>
          <w:rFonts w:hint="eastAsia"/>
          <w:kern w:val="0"/>
        </w:rPr>
        <w:t>如上图标识位置共有两个实例运行：</w:t>
      </w:r>
      <w:r>
        <w:rPr>
          <w:kern w:val="0"/>
        </w:rPr>
        <w:t>bmsdbsr</w:t>
      </w:r>
      <w:r>
        <w:rPr>
          <w:rFonts w:hint="eastAsia"/>
          <w:kern w:val="0"/>
        </w:rPr>
        <w:t>、</w:t>
      </w:r>
      <w:r>
        <w:rPr>
          <w:kern w:val="0"/>
        </w:rPr>
        <w:t>ihsdbsr</w:t>
      </w:r>
      <w:r>
        <w:rPr>
          <w:rFonts w:hint="eastAsia"/>
          <w:kern w:val="0"/>
        </w:rPr>
        <w:t>，</w:t>
      </w:r>
      <w:r>
        <w:rPr>
          <w:rFonts w:hint="eastAsia"/>
          <w:kern w:val="0"/>
        </w:rPr>
        <w:t>owner</w:t>
      </w:r>
      <w:r>
        <w:rPr>
          <w:rFonts w:hint="eastAsia"/>
          <w:kern w:val="0"/>
        </w:rPr>
        <w:t>均</w:t>
      </w:r>
      <w:r>
        <w:rPr>
          <w:kern w:val="0"/>
        </w:rPr>
        <w:t>为非待重启节点</w:t>
      </w:r>
      <w:r>
        <w:rPr>
          <w:rFonts w:hint="eastAsia"/>
          <w:kern w:val="0"/>
        </w:rPr>
        <w:t>。</w:t>
      </w:r>
    </w:p>
    <w:p w:rsidR="008D0A49" w:rsidRPr="00546D9C" w:rsidRDefault="008D0A49" w:rsidP="00546D9C">
      <w:pPr>
        <w:pStyle w:val="a6"/>
        <w:ind w:left="780" w:firstLineChars="0" w:firstLine="0"/>
        <w:rPr>
          <w:b/>
        </w:rPr>
      </w:pPr>
    </w:p>
    <w:p w:rsidR="001F25F3" w:rsidRDefault="001F25F3" w:rsidP="001F25F3">
      <w:pPr>
        <w:ind w:firstLine="420"/>
        <w:rPr>
          <w:b/>
        </w:rPr>
      </w:pPr>
      <w:r>
        <w:rPr>
          <w:b/>
        </w:rPr>
        <w:t>2</w:t>
      </w:r>
      <w:r>
        <w:rPr>
          <w:rFonts w:hint="eastAsia"/>
          <w:b/>
        </w:rPr>
        <w:t>）停止集群资源服务及集群基础服务：</w:t>
      </w:r>
    </w:p>
    <w:p w:rsidR="001F25F3" w:rsidRDefault="001F25F3" w:rsidP="001F25F3">
      <w:pPr>
        <w:ind w:left="420" w:firstLine="420"/>
      </w:pPr>
      <w:r>
        <w:rPr>
          <w:rFonts w:hint="eastAsia"/>
        </w:rPr>
        <w:t>在</w:t>
      </w:r>
      <w:r w:rsidR="00C422CF">
        <w:rPr>
          <w:rFonts w:hint="eastAsia"/>
        </w:rPr>
        <w:t>BMSDB</w:t>
      </w:r>
      <w:r>
        <w:rPr>
          <w:rFonts w:hint="eastAsia"/>
        </w:rPr>
        <w:t>待重启节点，保持使用</w:t>
      </w:r>
      <w:r>
        <w:t>root</w:t>
      </w:r>
      <w:r>
        <w:rPr>
          <w:rFonts w:hint="eastAsia"/>
        </w:rPr>
        <w:t>用户，依次执行以下命令停止主机集群资源服务及集群基础服务：</w:t>
      </w:r>
    </w:p>
    <w:tbl>
      <w:tblPr>
        <w:tblStyle w:val="ab"/>
        <w:tblpPr w:leftFromText="180" w:rightFromText="180" w:vertAnchor="text" w:horzAnchor="margin" w:tblpY="16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F25F3" w:rsidTr="00184664">
        <w:tc>
          <w:tcPr>
            <w:tcW w:w="85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25F3" w:rsidRDefault="001F25F3" w:rsidP="00184664">
            <w:pPr>
              <w:spacing w:line="360" w:lineRule="auto"/>
            </w:pPr>
            <w:r>
              <w:t>service rgmanager stop</w:t>
            </w:r>
          </w:p>
          <w:p w:rsidR="001F25F3" w:rsidRDefault="001F25F3" w:rsidP="00184664">
            <w:pPr>
              <w:spacing w:line="360" w:lineRule="auto"/>
            </w:pPr>
            <w:r>
              <w:t>service cman stop</w:t>
            </w:r>
          </w:p>
        </w:tc>
      </w:tr>
    </w:tbl>
    <w:p w:rsidR="001F25F3" w:rsidRDefault="001F25F3" w:rsidP="001F25F3"/>
    <w:p w:rsidR="001F25F3" w:rsidRDefault="001F25F3" w:rsidP="00546D9C">
      <w:pPr>
        <w:pStyle w:val="20"/>
        <w:numPr>
          <w:ilvl w:val="1"/>
          <w:numId w:val="59"/>
        </w:numPr>
      </w:pPr>
      <w:bookmarkStart w:id="334" w:name="_Toc78146547"/>
      <w:r>
        <w:rPr>
          <w:rFonts w:hint="eastAsia"/>
        </w:rPr>
        <w:t>重启服务器</w:t>
      </w:r>
      <w:bookmarkEnd w:id="334"/>
    </w:p>
    <w:p w:rsidR="001F25F3" w:rsidRPr="00184664" w:rsidRDefault="001F25F3" w:rsidP="001F25F3">
      <w:pPr>
        <w:ind w:left="420" w:firstLine="420"/>
        <w:rPr>
          <w:sz w:val="24"/>
          <w:szCs w:val="24"/>
        </w:rPr>
      </w:pPr>
      <w:r w:rsidRPr="00184664">
        <w:rPr>
          <w:sz w:val="24"/>
          <w:szCs w:val="24"/>
        </w:rPr>
        <w:t>1</w:t>
      </w:r>
      <w:r w:rsidRPr="00184664">
        <w:rPr>
          <w:rFonts w:hint="eastAsia"/>
          <w:sz w:val="24"/>
          <w:szCs w:val="24"/>
        </w:rPr>
        <w:t>）在待重启节点上保持当前用户为</w:t>
      </w:r>
      <w:r w:rsidRPr="00184664">
        <w:rPr>
          <w:sz w:val="24"/>
          <w:szCs w:val="24"/>
        </w:rPr>
        <w:t>root</w:t>
      </w:r>
      <w:r w:rsidRPr="00184664">
        <w:rPr>
          <w:rFonts w:hint="eastAsia"/>
          <w:sz w:val="24"/>
          <w:szCs w:val="24"/>
        </w:rPr>
        <w:t>（否则使用</w:t>
      </w:r>
      <w:r w:rsidRPr="00184664">
        <w:rPr>
          <w:sz w:val="24"/>
          <w:szCs w:val="24"/>
        </w:rPr>
        <w:t>betadmin</w:t>
      </w:r>
      <w:r w:rsidRPr="00184664">
        <w:rPr>
          <w:rFonts w:hint="eastAsia"/>
          <w:sz w:val="24"/>
          <w:szCs w:val="24"/>
        </w:rPr>
        <w:t>用户登录</w:t>
      </w:r>
      <w:r w:rsidRPr="00184664">
        <w:rPr>
          <w:sz w:val="24"/>
          <w:szCs w:val="24"/>
        </w:rPr>
        <w:t>putty</w:t>
      </w:r>
      <w:r w:rsidRPr="00184664">
        <w:rPr>
          <w:rFonts w:hint="eastAsia"/>
          <w:sz w:val="24"/>
          <w:szCs w:val="24"/>
        </w:rPr>
        <w:t>，切换至</w:t>
      </w:r>
      <w:r w:rsidRPr="00184664">
        <w:rPr>
          <w:sz w:val="24"/>
          <w:szCs w:val="24"/>
        </w:rPr>
        <w:t>root</w:t>
      </w:r>
      <w:r w:rsidRPr="00184664">
        <w:rPr>
          <w:rFonts w:hint="eastAsia"/>
          <w:sz w:val="24"/>
          <w:szCs w:val="24"/>
        </w:rPr>
        <w:t>用户），执行如下命令重启系统：</w:t>
      </w:r>
    </w:p>
    <w:p w:rsidR="001F25F3" w:rsidRDefault="001F25F3" w:rsidP="001F25F3">
      <w:pPr>
        <w:ind w:firstLineChars="202" w:firstLine="424"/>
      </w:pPr>
      <w:r>
        <w:rPr>
          <w:noProof/>
        </w:rPr>
        <mc:AlternateContent>
          <mc:Choice Requires="wps">
            <w:drawing>
              <wp:inline distT="0" distB="0" distL="0" distR="0" wp14:anchorId="759320E0" wp14:editId="286125D1">
                <wp:extent cx="5072932" cy="341630"/>
                <wp:effectExtent l="0" t="0" r="13970" b="20320"/>
                <wp:docPr id="335" name="文本框 3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72932" cy="341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F25F3" w:rsidRDefault="001F25F3" w:rsidP="001F25F3">
                            <w:pPr>
                              <w:pStyle w:val="a6"/>
                              <w:spacing w:line="360" w:lineRule="auto"/>
                              <w:ind w:firstLineChars="0" w:firstLine="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reboot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0197B0E" id="文本框 335" o:spid="_x0000_s1069" type="#_x0000_t202" style="width:399.45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">
                <v:textbox>
                  <w:txbxContent>
                    <w:p w:rsidR="001F25F3" w:rsidRDefault="001F25F3" w:rsidP="001F25F3">
                      <w:pPr>
                        <w:pStyle w:val="a6"/>
                        <w:spacing w:line="360" w:lineRule="auto"/>
                        <w:ind w:firstLineChars="0" w:firstLine="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reboot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1F25F3" w:rsidRPr="00184664" w:rsidRDefault="001F25F3" w:rsidP="001F25F3">
      <w:pPr>
        <w:ind w:left="420" w:firstLine="420"/>
        <w:rPr>
          <w:sz w:val="24"/>
          <w:szCs w:val="24"/>
        </w:rPr>
      </w:pPr>
      <w:r w:rsidRPr="00184664">
        <w:rPr>
          <w:sz w:val="24"/>
          <w:szCs w:val="24"/>
        </w:rPr>
        <w:t>2</w:t>
      </w:r>
      <w:r w:rsidRPr="00184664">
        <w:rPr>
          <w:rFonts w:hint="eastAsia"/>
          <w:sz w:val="24"/>
          <w:szCs w:val="24"/>
        </w:rPr>
        <w:t>）待系统重新启动后，使用</w:t>
      </w:r>
      <w:r w:rsidRPr="00184664">
        <w:rPr>
          <w:sz w:val="24"/>
          <w:szCs w:val="24"/>
        </w:rPr>
        <w:t>betadmin</w:t>
      </w:r>
      <w:r w:rsidRPr="00184664">
        <w:rPr>
          <w:rFonts w:hint="eastAsia"/>
          <w:sz w:val="24"/>
          <w:szCs w:val="24"/>
        </w:rPr>
        <w:t>用户登录重启的服务器并切换到</w:t>
      </w:r>
      <w:r w:rsidRPr="00184664">
        <w:rPr>
          <w:sz w:val="24"/>
          <w:szCs w:val="24"/>
        </w:rPr>
        <w:t>root</w:t>
      </w:r>
      <w:r w:rsidRPr="00184664">
        <w:rPr>
          <w:rFonts w:hint="eastAsia"/>
          <w:sz w:val="24"/>
          <w:szCs w:val="24"/>
        </w:rPr>
        <w:t>用户，执行命令查看</w:t>
      </w:r>
      <w:r w:rsidRPr="00184664">
        <w:rPr>
          <w:sz w:val="24"/>
          <w:szCs w:val="24"/>
        </w:rPr>
        <w:t>cluster</w:t>
      </w:r>
      <w:r w:rsidRPr="00184664">
        <w:rPr>
          <w:rFonts w:hint="eastAsia"/>
          <w:sz w:val="24"/>
          <w:szCs w:val="24"/>
        </w:rPr>
        <w:t>状态：</w:t>
      </w:r>
    </w:p>
    <w:tbl>
      <w:tblPr>
        <w:tblStyle w:val="ab"/>
        <w:tblW w:w="8296" w:type="dxa"/>
        <w:tblInd w:w="500" w:type="dxa"/>
        <w:tblLook w:val="04A0" w:firstRow="1" w:lastRow="0" w:firstColumn="1" w:lastColumn="0" w:noHBand="0" w:noVBand="1"/>
      </w:tblPr>
      <w:tblGrid>
        <w:gridCol w:w="8296"/>
      </w:tblGrid>
      <w:tr w:rsidR="001F25F3" w:rsidTr="00184664">
        <w:tc>
          <w:tcPr>
            <w:tcW w:w="82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25F3" w:rsidRDefault="001F25F3" w:rsidP="00184664">
            <w:pPr>
              <w:pStyle w:val="a6"/>
              <w:spacing w:line="360" w:lineRule="auto"/>
              <w:ind w:firstLineChars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clustat -l</w:t>
            </w:r>
          </w:p>
        </w:tc>
      </w:tr>
    </w:tbl>
    <w:p w:rsidR="001F25F3" w:rsidRPr="00184664" w:rsidRDefault="001F25F3" w:rsidP="001F25F3">
      <w:pPr>
        <w:ind w:left="426" w:firstLine="414"/>
        <w:rPr>
          <w:sz w:val="24"/>
          <w:szCs w:val="24"/>
        </w:rPr>
      </w:pPr>
      <w:r w:rsidRPr="00184664">
        <w:rPr>
          <w:rFonts w:hint="eastAsia"/>
          <w:sz w:val="24"/>
          <w:szCs w:val="24"/>
        </w:rPr>
        <w:t>如果</w:t>
      </w:r>
      <w:r w:rsidRPr="00184664">
        <w:rPr>
          <w:sz w:val="24"/>
          <w:szCs w:val="24"/>
        </w:rPr>
        <w:t>Current State</w:t>
      </w:r>
      <w:r w:rsidRPr="00184664">
        <w:rPr>
          <w:rFonts w:hint="eastAsia"/>
          <w:sz w:val="24"/>
          <w:szCs w:val="24"/>
        </w:rPr>
        <w:t>为“</w:t>
      </w:r>
      <w:r w:rsidRPr="00184664">
        <w:rPr>
          <w:sz w:val="24"/>
          <w:szCs w:val="24"/>
        </w:rPr>
        <w:t>started</w:t>
      </w:r>
      <w:r w:rsidRPr="00184664">
        <w:rPr>
          <w:rFonts w:hint="eastAsia"/>
          <w:sz w:val="24"/>
          <w:szCs w:val="24"/>
        </w:rPr>
        <w:t>”且所有资源为</w:t>
      </w:r>
      <w:r w:rsidRPr="00184664">
        <w:rPr>
          <w:sz w:val="24"/>
          <w:szCs w:val="24"/>
        </w:rPr>
        <w:t>online</w:t>
      </w:r>
      <w:r w:rsidRPr="00184664">
        <w:rPr>
          <w:rFonts w:hint="eastAsia"/>
          <w:sz w:val="24"/>
          <w:szCs w:val="24"/>
        </w:rPr>
        <w:t>状态，表示</w:t>
      </w:r>
      <w:r w:rsidRPr="00184664">
        <w:rPr>
          <w:sz w:val="24"/>
          <w:szCs w:val="24"/>
        </w:rPr>
        <w:t>cluster</w:t>
      </w:r>
      <w:r w:rsidRPr="00184664">
        <w:rPr>
          <w:rFonts w:hint="eastAsia"/>
          <w:sz w:val="24"/>
          <w:szCs w:val="24"/>
        </w:rPr>
        <w:t>状态正常。否则等候</w:t>
      </w:r>
      <w:r w:rsidRPr="00184664">
        <w:rPr>
          <w:sz w:val="24"/>
          <w:szCs w:val="24"/>
        </w:rPr>
        <w:t>5</w:t>
      </w:r>
      <w:r w:rsidRPr="00184664">
        <w:rPr>
          <w:rFonts w:hint="eastAsia"/>
          <w:sz w:val="24"/>
          <w:szCs w:val="24"/>
        </w:rPr>
        <w:t>分钟重新执行</w:t>
      </w:r>
      <w:r w:rsidRPr="00184664">
        <w:rPr>
          <w:sz w:val="24"/>
          <w:szCs w:val="24"/>
        </w:rPr>
        <w:t>clustat -l</w:t>
      </w:r>
      <w:r w:rsidRPr="00184664">
        <w:rPr>
          <w:rFonts w:hint="eastAsia"/>
          <w:sz w:val="24"/>
          <w:szCs w:val="24"/>
        </w:rPr>
        <w:t>查看</w:t>
      </w:r>
      <w:r w:rsidRPr="00184664">
        <w:rPr>
          <w:sz w:val="24"/>
          <w:szCs w:val="24"/>
        </w:rPr>
        <w:t>cluster</w:t>
      </w:r>
      <w:r w:rsidRPr="00184664">
        <w:rPr>
          <w:rFonts w:hint="eastAsia"/>
          <w:sz w:val="24"/>
          <w:szCs w:val="24"/>
        </w:rPr>
        <w:t>状态。</w:t>
      </w:r>
    </w:p>
    <w:p w:rsidR="001F25F3" w:rsidRDefault="00C422CF" w:rsidP="001F25F3">
      <w:pPr>
        <w:ind w:firstLineChars="202" w:firstLine="424"/>
      </w:pPr>
      <w:r>
        <w:rPr>
          <w:noProof/>
        </w:rPr>
        <w:drawing>
          <wp:inline distT="0" distB="0" distL="0" distR="0" wp14:anchorId="31F480E5" wp14:editId="0C018CFD">
            <wp:extent cx="5274310" cy="2637155"/>
            <wp:effectExtent l="0" t="0" r="2540" b="0"/>
            <wp:docPr id="211" name="图片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22CF" w:rsidRDefault="00C422CF" w:rsidP="001F25F3">
      <w:pPr>
        <w:ind w:firstLineChars="202" w:firstLine="424"/>
      </w:pPr>
    </w:p>
    <w:p w:rsidR="00C422CF" w:rsidRDefault="00C422CF" w:rsidP="001F25F3">
      <w:pPr>
        <w:ind w:firstLineChars="202" w:firstLine="424"/>
      </w:pPr>
    </w:p>
    <w:p w:rsidR="001F25F3" w:rsidRDefault="00C422CF" w:rsidP="00546D9C">
      <w:pPr>
        <w:pStyle w:val="20"/>
        <w:numPr>
          <w:ilvl w:val="1"/>
          <w:numId w:val="59"/>
        </w:numPr>
      </w:pPr>
      <w:bookmarkStart w:id="335" w:name="_Toc78146548"/>
      <w:r>
        <w:t>实例回切</w:t>
      </w:r>
      <w:bookmarkEnd w:id="335"/>
    </w:p>
    <w:p w:rsidR="003B2068" w:rsidRPr="00184664" w:rsidRDefault="003B2068" w:rsidP="00546D9C">
      <w:pPr>
        <w:pStyle w:val="a6"/>
        <w:numPr>
          <w:ilvl w:val="0"/>
          <w:numId w:val="66"/>
        </w:numPr>
        <w:ind w:firstLineChars="0"/>
        <w:rPr>
          <w:kern w:val="0"/>
        </w:rPr>
      </w:pPr>
      <w:r w:rsidRPr="00184664">
        <w:rPr>
          <w:rFonts w:hint="eastAsia"/>
          <w:sz w:val="24"/>
          <w:szCs w:val="24"/>
        </w:rPr>
        <w:t>在待重启节点上保持当前用户为</w:t>
      </w:r>
      <w:r w:rsidRPr="00184664">
        <w:rPr>
          <w:sz w:val="24"/>
          <w:szCs w:val="24"/>
        </w:rPr>
        <w:t>root</w:t>
      </w:r>
      <w:r w:rsidRPr="00184664">
        <w:rPr>
          <w:rFonts w:hint="eastAsia"/>
          <w:sz w:val="24"/>
          <w:szCs w:val="24"/>
        </w:rPr>
        <w:t>（否则使用</w:t>
      </w:r>
      <w:r w:rsidRPr="00184664">
        <w:rPr>
          <w:sz w:val="24"/>
          <w:szCs w:val="24"/>
        </w:rPr>
        <w:t>betadmin</w:t>
      </w:r>
      <w:r w:rsidRPr="00184664">
        <w:rPr>
          <w:rFonts w:hint="eastAsia"/>
          <w:sz w:val="24"/>
          <w:szCs w:val="24"/>
        </w:rPr>
        <w:t>用户登录</w:t>
      </w:r>
      <w:r w:rsidRPr="00184664">
        <w:rPr>
          <w:sz w:val="24"/>
          <w:szCs w:val="24"/>
        </w:rPr>
        <w:t>putty</w:t>
      </w:r>
      <w:r w:rsidRPr="00184664">
        <w:rPr>
          <w:rFonts w:hint="eastAsia"/>
          <w:sz w:val="24"/>
          <w:szCs w:val="24"/>
        </w:rPr>
        <w:t>，切换至</w:t>
      </w:r>
      <w:r w:rsidRPr="00184664">
        <w:rPr>
          <w:sz w:val="24"/>
          <w:szCs w:val="24"/>
        </w:rPr>
        <w:t>root</w:t>
      </w:r>
      <w:r w:rsidRPr="00184664">
        <w:rPr>
          <w:rFonts w:hint="eastAsia"/>
          <w:sz w:val="24"/>
          <w:szCs w:val="24"/>
        </w:rPr>
        <w:t>用户），执行如下命令</w:t>
      </w:r>
      <w:r>
        <w:rPr>
          <w:rFonts w:hint="eastAsia"/>
          <w:sz w:val="24"/>
          <w:szCs w:val="24"/>
        </w:rPr>
        <w:t>将资源回切至重启前状态</w:t>
      </w:r>
      <w:r w:rsidRPr="00184664">
        <w:rPr>
          <w:rFonts w:hint="eastAsia"/>
          <w:kern w:val="0"/>
          <w:highlight w:val="yellow"/>
        </w:rPr>
        <w:t>（以下命令根据生产实际情况执行部分或全部）</w:t>
      </w:r>
      <w:r w:rsidRPr="00184664">
        <w:rPr>
          <w:rFonts w:hint="eastAsia"/>
          <w:kern w:val="0"/>
        </w:rPr>
        <w:t>：</w:t>
      </w:r>
    </w:p>
    <w:p w:rsidR="003B2068" w:rsidRPr="00263A86" w:rsidRDefault="003B2068" w:rsidP="003B2068">
      <w:pPr>
        <w:ind w:left="420"/>
      </w:pPr>
      <w:r>
        <w:rPr>
          <w:noProof/>
        </w:rPr>
        <mc:AlternateContent>
          <mc:Choice Requires="wps">
            <w:drawing>
              <wp:inline distT="0" distB="0" distL="0" distR="0" wp14:anchorId="328A7770" wp14:editId="0514E001">
                <wp:extent cx="5410835" cy="299085"/>
                <wp:effectExtent l="12700" t="6350" r="5715" b="5080"/>
                <wp:docPr id="347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0835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2068" w:rsidRDefault="003B2068" w:rsidP="003B2068">
                            <w:pPr>
                              <w:pStyle w:val="a6"/>
                              <w:spacing w:line="360" w:lineRule="auto"/>
                              <w:ind w:firstLineChars="0" w:firstLine="0"/>
                              <w:rPr>
                                <w:sz w:val="24"/>
                                <w:szCs w:val="24"/>
                              </w:rPr>
                            </w:pPr>
                            <w:r w:rsidRPr="00072438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clusvcadm -r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bmsdbsrv </w:t>
                            </w:r>
                            <w:r w:rsidRPr="00072438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-m </w:t>
                            </w:r>
                            <w:r w:rsidRPr="00184664">
                              <w:rPr>
                                <w:color w:val="FF0000"/>
                                <w:sz w:val="24"/>
                                <w:szCs w:val="24"/>
                              </w:rPr>
                              <w:t>sbsg2bmsdbhb0</w:t>
                            </w:r>
                            <w:r>
                              <w:rPr>
                                <w:color w:val="FF0000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  <w:p w:rsidR="003B2068" w:rsidRPr="00072438" w:rsidRDefault="003B2068" w:rsidP="003B2068">
                            <w:pPr>
                              <w:pStyle w:val="a6"/>
                              <w:spacing w:line="360" w:lineRule="auto"/>
                              <w:ind w:firstLineChars="0" w:firstLine="0"/>
                              <w:rPr>
                                <w:sz w:val="24"/>
                                <w:szCs w:val="24"/>
                              </w:rPr>
                            </w:pPr>
                            <w:r w:rsidRPr="00072438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clusvcadm -r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ihsdbsrv </w:t>
                            </w:r>
                            <w:r w:rsidRPr="00072438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-m </w:t>
                            </w:r>
                            <w:r w:rsidRPr="00184664">
                              <w:rPr>
                                <w:color w:val="FF0000"/>
                                <w:sz w:val="24"/>
                                <w:szCs w:val="24"/>
                              </w:rPr>
                              <w:t>sbsg2bmsdbhb0</w:t>
                            </w:r>
                            <w:r>
                              <w:rPr>
                                <w:color w:val="FF0000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28A7770" id="_x0000_s1043" type="#_x0000_t202" style="width:426.05pt;height:23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">
                <v:textbox style="mso-fit-shape-to-text:t">
                  <w:txbxContent>
                    <w:p w:rsidR="003B2068" w:rsidRDefault="003B2068" w:rsidP="003B2068">
                      <w:pPr>
                        <w:pStyle w:val="a6"/>
                        <w:spacing w:line="360" w:lineRule="auto"/>
                        <w:ind w:firstLineChars="0" w:firstLine="0"/>
                        <w:rPr>
                          <w:sz w:val="24"/>
                          <w:szCs w:val="24"/>
                        </w:rPr>
                      </w:pPr>
                      <w:r w:rsidRPr="00072438">
                        <w:rPr>
                          <w:rFonts w:hint="eastAsia"/>
                          <w:sz w:val="24"/>
                          <w:szCs w:val="24"/>
                        </w:rPr>
                        <w:t xml:space="preserve">clusvcadm -r </w:t>
                      </w:r>
                      <w:r>
                        <w:rPr>
                          <w:sz w:val="24"/>
                          <w:szCs w:val="24"/>
                        </w:rPr>
                        <w:t xml:space="preserve">bmsdbsrv </w:t>
                      </w:r>
                      <w:r w:rsidRPr="00072438">
                        <w:rPr>
                          <w:rFonts w:hint="eastAsia"/>
                          <w:sz w:val="24"/>
                          <w:szCs w:val="24"/>
                        </w:rPr>
                        <w:t xml:space="preserve">-m </w:t>
                      </w:r>
                      <w:r w:rsidRPr="00184664">
                        <w:rPr>
                          <w:color w:val="FF0000"/>
                          <w:sz w:val="24"/>
                          <w:szCs w:val="24"/>
                        </w:rPr>
                        <w:t>sbsg2bmsdbhb0</w:t>
                      </w:r>
                      <w:r>
                        <w:rPr>
                          <w:color w:val="FF0000"/>
                          <w:sz w:val="24"/>
                          <w:szCs w:val="24"/>
                        </w:rPr>
                        <w:t>1</w:t>
                      </w:r>
                    </w:p>
                    <w:p w:rsidR="003B2068" w:rsidRPr="00072438" w:rsidRDefault="003B2068" w:rsidP="003B2068">
                      <w:pPr>
                        <w:pStyle w:val="a6"/>
                        <w:spacing w:line="360" w:lineRule="auto"/>
                        <w:ind w:firstLineChars="0" w:firstLine="0"/>
                        <w:rPr>
                          <w:sz w:val="24"/>
                          <w:szCs w:val="24"/>
                        </w:rPr>
                      </w:pPr>
                      <w:r w:rsidRPr="00072438">
                        <w:rPr>
                          <w:rFonts w:hint="eastAsia"/>
                          <w:sz w:val="24"/>
                          <w:szCs w:val="24"/>
                        </w:rPr>
                        <w:t xml:space="preserve">clusvcadm -r </w:t>
                      </w:r>
                      <w:r>
                        <w:rPr>
                          <w:sz w:val="24"/>
                          <w:szCs w:val="24"/>
                        </w:rPr>
                        <w:t xml:space="preserve">ihsdbsrv </w:t>
                      </w:r>
                      <w:r w:rsidRPr="00072438">
                        <w:rPr>
                          <w:rFonts w:hint="eastAsia"/>
                          <w:sz w:val="24"/>
                          <w:szCs w:val="24"/>
                        </w:rPr>
                        <w:t xml:space="preserve">-m </w:t>
                      </w:r>
                      <w:r w:rsidRPr="00184664">
                        <w:rPr>
                          <w:color w:val="FF0000"/>
                          <w:sz w:val="24"/>
                          <w:szCs w:val="24"/>
                        </w:rPr>
                        <w:t>sbsg2bmsdbhb0</w:t>
                      </w:r>
                      <w:r>
                        <w:rPr>
                          <w:color w:val="FF0000"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B2068" w:rsidRDefault="003B2068" w:rsidP="003B2068">
      <w:pPr>
        <w:ind w:left="420" w:firstLine="420"/>
        <w:rPr>
          <w:kern w:val="0"/>
        </w:rPr>
      </w:pPr>
      <w:r w:rsidRPr="00184664">
        <w:rPr>
          <w:rFonts w:hint="eastAsia"/>
          <w:kern w:val="0"/>
        </w:rPr>
        <w:t>说明：</w:t>
      </w:r>
      <w:r w:rsidRPr="00184664">
        <w:rPr>
          <w:kern w:val="0"/>
        </w:rPr>
        <w:t>-m</w:t>
      </w:r>
      <w:r w:rsidRPr="00184664">
        <w:rPr>
          <w:rFonts w:hint="eastAsia"/>
          <w:kern w:val="0"/>
        </w:rPr>
        <w:t>后的参数为“</w:t>
      </w:r>
      <w:r w:rsidRPr="00184664">
        <w:rPr>
          <w:kern w:val="0"/>
        </w:rPr>
        <w:t>sbsg2bmsdbhb01</w:t>
      </w:r>
      <w:r w:rsidRPr="00184664">
        <w:rPr>
          <w:rFonts w:hint="eastAsia"/>
          <w:kern w:val="0"/>
        </w:rPr>
        <w:t>”表示将资源切换至</w:t>
      </w:r>
      <w:r w:rsidRPr="00184664">
        <w:rPr>
          <w:kern w:val="0"/>
        </w:rPr>
        <w:t>01</w:t>
      </w:r>
      <w:r w:rsidRPr="00184664">
        <w:rPr>
          <w:rFonts w:hint="eastAsia"/>
          <w:kern w:val="0"/>
        </w:rPr>
        <w:t>节点，</w:t>
      </w:r>
      <w:r>
        <w:rPr>
          <w:rFonts w:hint="eastAsia"/>
          <w:kern w:val="0"/>
        </w:rPr>
        <w:t>若要将资源切换至</w:t>
      </w:r>
      <w:r>
        <w:rPr>
          <w:rFonts w:hint="eastAsia"/>
          <w:kern w:val="0"/>
        </w:rPr>
        <w:t>0</w:t>
      </w:r>
      <w:r>
        <w:rPr>
          <w:kern w:val="0"/>
        </w:rPr>
        <w:t>2</w:t>
      </w:r>
      <w:r>
        <w:rPr>
          <w:kern w:val="0"/>
        </w:rPr>
        <w:t>节点</w:t>
      </w:r>
      <w:r>
        <w:rPr>
          <w:rFonts w:hint="eastAsia"/>
          <w:kern w:val="0"/>
        </w:rPr>
        <w:t>，</w:t>
      </w:r>
      <w:r>
        <w:rPr>
          <w:kern w:val="0"/>
        </w:rPr>
        <w:t>则</w:t>
      </w:r>
      <w:r w:rsidRPr="00184664">
        <w:rPr>
          <w:rFonts w:hint="eastAsia"/>
          <w:kern w:val="0"/>
        </w:rPr>
        <w:t>参数为“</w:t>
      </w:r>
      <w:r w:rsidRPr="00184664">
        <w:rPr>
          <w:kern w:val="0"/>
        </w:rPr>
        <w:t>sbsg2bmsdbhb02</w:t>
      </w:r>
      <w:r w:rsidRPr="00184664">
        <w:rPr>
          <w:rFonts w:hint="eastAsia"/>
          <w:kern w:val="0"/>
        </w:rPr>
        <w:t>”。</w:t>
      </w:r>
    </w:p>
    <w:p w:rsidR="003B2068" w:rsidRDefault="003B2068" w:rsidP="003B2068">
      <w:pPr>
        <w:ind w:left="420"/>
        <w:rPr>
          <w:kern w:val="0"/>
        </w:rPr>
      </w:pPr>
    </w:p>
    <w:p w:rsidR="003B2068" w:rsidRDefault="003B2068" w:rsidP="003B2068">
      <w:pPr>
        <w:pStyle w:val="a6"/>
        <w:ind w:left="425" w:firstLineChars="0" w:firstLine="0"/>
      </w:pPr>
      <w:r>
        <w:rPr>
          <w:kern w:val="0"/>
        </w:rPr>
        <w:tab/>
        <w:t>b)</w:t>
      </w:r>
      <w:r w:rsidRPr="00C422CF"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再次执行以下命令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确认</w:t>
      </w:r>
      <w:r>
        <w:rPr>
          <w:rFonts w:hint="eastAsia"/>
          <w:sz w:val="24"/>
          <w:szCs w:val="24"/>
        </w:rPr>
        <w:t>所有实例已切换至</w:t>
      </w:r>
      <w:r w:rsidR="00DA26D0">
        <w:rPr>
          <w:rFonts w:hint="eastAsia"/>
          <w:sz w:val="24"/>
          <w:szCs w:val="24"/>
        </w:rPr>
        <w:t>重启操作前的实例分布状态</w:t>
      </w:r>
      <w:r w:rsidRPr="00171756">
        <w:rPr>
          <w:rFonts w:hint="eastAsia"/>
          <w:sz w:val="24"/>
          <w:szCs w:val="24"/>
        </w:rPr>
        <w:t>：</w:t>
      </w:r>
      <w:r w:rsidRPr="00072438" w:rsidDel="00171756">
        <w:rPr>
          <w:rFonts w:hint="eastAsia"/>
          <w:sz w:val="24"/>
          <w:szCs w:val="24"/>
        </w:rPr>
        <w:t xml:space="preserve"> </w:t>
      </w:r>
    </w:p>
    <w:p w:rsidR="003B2068" w:rsidRDefault="003B2068" w:rsidP="003B2068">
      <w:pPr>
        <w:pStyle w:val="a6"/>
        <w:ind w:left="425" w:firstLineChars="0" w:firstLine="0"/>
      </w:pPr>
      <w:r>
        <w:rPr>
          <w:noProof/>
        </w:rPr>
        <mc:AlternateContent>
          <mc:Choice Requires="wps">
            <w:drawing>
              <wp:inline distT="0" distB="0" distL="0" distR="0" wp14:anchorId="0CE23173" wp14:editId="5C8FCD43">
                <wp:extent cx="5274310" cy="387350"/>
                <wp:effectExtent l="12700" t="6985" r="8890" b="13970"/>
                <wp:docPr id="348" name="文本框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7431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2068" w:rsidRPr="00072438" w:rsidRDefault="003B2068" w:rsidP="003B2068">
                            <w:pPr>
                              <w:pStyle w:val="a6"/>
                              <w:spacing w:line="360" w:lineRule="auto"/>
                              <w:ind w:firstLineChars="0" w:firstLine="0"/>
                              <w:rPr>
                                <w:sz w:val="24"/>
                                <w:szCs w:val="24"/>
                              </w:rPr>
                            </w:pPr>
                            <w:r w:rsidRPr="00072438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clustat -l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3DB857A" id="_x0000_s1071" type="#_x0000_t202" style="width:415.3pt;height:3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">
                <v:textbox style="mso-fit-shape-to-text:t">
                  <w:txbxContent>
                    <w:p w:rsidR="003B2068" w:rsidRPr="00072438" w:rsidRDefault="003B2068" w:rsidP="003B2068">
                      <w:pPr>
                        <w:pStyle w:val="a6"/>
                        <w:spacing w:line="360" w:lineRule="auto"/>
                        <w:ind w:firstLineChars="0" w:firstLine="0"/>
                        <w:rPr>
                          <w:sz w:val="24"/>
                          <w:szCs w:val="24"/>
                        </w:rPr>
                      </w:pPr>
                      <w:r w:rsidRPr="00072438">
                        <w:rPr>
                          <w:rFonts w:hint="eastAsia"/>
                          <w:sz w:val="24"/>
                          <w:szCs w:val="24"/>
                        </w:rPr>
                        <w:t>clustat -l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B2068" w:rsidRPr="000D13F3" w:rsidRDefault="006B23E6" w:rsidP="003B2068">
      <w:pPr>
        <w:pStyle w:val="a6"/>
        <w:ind w:left="425" w:firstLineChars="0" w:firstLine="0"/>
      </w:pPr>
      <w:r>
        <w:rPr>
          <w:noProof/>
        </w:rPr>
        <w:drawing>
          <wp:inline distT="0" distB="0" distL="0" distR="0" wp14:anchorId="13C25DEE" wp14:editId="229A3E17">
            <wp:extent cx="5274310" cy="2637155"/>
            <wp:effectExtent l="0" t="0" r="2540" b="0"/>
            <wp:docPr id="350" name="图片 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2068" w:rsidRDefault="003B2068" w:rsidP="003B2068">
      <w:pPr>
        <w:ind w:left="420"/>
      </w:pPr>
      <w:r>
        <w:rPr>
          <w:rFonts w:hint="eastAsia"/>
          <w:kern w:val="0"/>
        </w:rPr>
        <w:t>如上图标识位置共有两个实例运行：</w:t>
      </w:r>
      <w:r>
        <w:rPr>
          <w:kern w:val="0"/>
        </w:rPr>
        <w:t>bmsdbsr</w:t>
      </w:r>
      <w:r>
        <w:rPr>
          <w:rFonts w:hint="eastAsia"/>
          <w:kern w:val="0"/>
        </w:rPr>
        <w:t>、</w:t>
      </w:r>
      <w:r>
        <w:rPr>
          <w:kern w:val="0"/>
        </w:rPr>
        <w:t>ihsdbsr</w:t>
      </w:r>
      <w:r>
        <w:rPr>
          <w:rFonts w:hint="eastAsia"/>
          <w:kern w:val="0"/>
        </w:rPr>
        <w:t>，</w:t>
      </w:r>
      <w:r>
        <w:rPr>
          <w:rFonts w:hint="eastAsia"/>
          <w:kern w:val="0"/>
        </w:rPr>
        <w:t>owner</w:t>
      </w:r>
      <w:r w:rsidR="006B23E6">
        <w:rPr>
          <w:rFonts w:hint="eastAsia"/>
          <w:kern w:val="0"/>
        </w:rPr>
        <w:t>与重启前分布一致</w:t>
      </w:r>
      <w:r>
        <w:rPr>
          <w:rFonts w:hint="eastAsia"/>
          <w:kern w:val="0"/>
        </w:rPr>
        <w:t>。</w:t>
      </w:r>
      <w:r w:rsidR="006B23E6" w:rsidRPr="00184664">
        <w:rPr>
          <w:sz w:val="24"/>
          <w:szCs w:val="24"/>
        </w:rPr>
        <w:t>Current State</w:t>
      </w:r>
      <w:r w:rsidR="006B23E6" w:rsidRPr="00184664">
        <w:rPr>
          <w:rFonts w:hint="eastAsia"/>
          <w:sz w:val="24"/>
          <w:szCs w:val="24"/>
        </w:rPr>
        <w:t>为“</w:t>
      </w:r>
      <w:r w:rsidR="006B23E6" w:rsidRPr="00184664">
        <w:rPr>
          <w:sz w:val="24"/>
          <w:szCs w:val="24"/>
        </w:rPr>
        <w:t>started</w:t>
      </w:r>
      <w:r w:rsidR="006B23E6" w:rsidRPr="00184664">
        <w:rPr>
          <w:rFonts w:hint="eastAsia"/>
          <w:sz w:val="24"/>
          <w:szCs w:val="24"/>
        </w:rPr>
        <w:t>”且所有资源为</w:t>
      </w:r>
      <w:r w:rsidR="006B23E6" w:rsidRPr="00184664">
        <w:rPr>
          <w:sz w:val="24"/>
          <w:szCs w:val="24"/>
        </w:rPr>
        <w:t>online</w:t>
      </w:r>
      <w:r w:rsidR="006B23E6" w:rsidRPr="00184664">
        <w:rPr>
          <w:rFonts w:hint="eastAsia"/>
          <w:sz w:val="24"/>
          <w:szCs w:val="24"/>
        </w:rPr>
        <w:t>状态</w:t>
      </w:r>
      <w:r w:rsidR="006B23E6">
        <w:rPr>
          <w:rFonts w:hint="eastAsia"/>
          <w:sz w:val="24"/>
          <w:szCs w:val="24"/>
        </w:rPr>
        <w:t>。</w:t>
      </w:r>
    </w:p>
    <w:p w:rsidR="00C422CF" w:rsidRPr="003B2068" w:rsidRDefault="00C422CF" w:rsidP="00546D9C">
      <w:pPr>
        <w:ind w:left="420" w:firstLine="420"/>
      </w:pPr>
    </w:p>
    <w:p w:rsidR="001F25F3" w:rsidRPr="00A876A0" w:rsidRDefault="001F25F3" w:rsidP="00546D9C">
      <w:pPr>
        <w:pStyle w:val="20"/>
        <w:numPr>
          <w:ilvl w:val="1"/>
          <w:numId w:val="59"/>
        </w:numPr>
      </w:pPr>
      <w:bookmarkStart w:id="336" w:name="_Toc78146549"/>
      <w:r>
        <w:t>重启后检查</w:t>
      </w:r>
      <w:bookmarkEnd w:id="336"/>
    </w:p>
    <w:p w:rsidR="001F25F3" w:rsidRPr="00546D9C" w:rsidRDefault="001F25F3" w:rsidP="00546D9C">
      <w:pPr>
        <w:pStyle w:val="30"/>
        <w:ind w:firstLineChars="132" w:firstLine="292"/>
        <w:rPr>
          <w:b w:val="0"/>
          <w:sz w:val="22"/>
        </w:rPr>
      </w:pPr>
      <w:bookmarkStart w:id="337" w:name="_Toc78146550"/>
      <w:r w:rsidRPr="00546D9C">
        <w:rPr>
          <w:rFonts w:hint="eastAsia"/>
          <w:sz w:val="22"/>
        </w:rPr>
        <w:t>检查</w:t>
      </w:r>
      <w:r w:rsidRPr="00546D9C">
        <w:rPr>
          <w:sz w:val="22"/>
        </w:rPr>
        <w:t>filebeat</w:t>
      </w:r>
      <w:r w:rsidRPr="00546D9C">
        <w:rPr>
          <w:rFonts w:hint="eastAsia"/>
          <w:sz w:val="22"/>
        </w:rPr>
        <w:t>进程状态</w:t>
      </w:r>
      <w:bookmarkEnd w:id="337"/>
    </w:p>
    <w:p w:rsidR="001F25F3" w:rsidRDefault="001F25F3" w:rsidP="001F25F3">
      <w:pPr>
        <w:ind w:firstLine="420"/>
        <w:rPr>
          <w:b/>
        </w:rPr>
      </w:pPr>
    </w:p>
    <w:p w:rsidR="001F25F3" w:rsidRDefault="001F25F3" w:rsidP="00546D9C">
      <w:pPr>
        <w:pStyle w:val="a6"/>
        <w:numPr>
          <w:ilvl w:val="0"/>
          <w:numId w:val="67"/>
        </w:numPr>
        <w:ind w:firstLineChars="0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使用betadmin用户</w:t>
      </w:r>
      <w:r w:rsidR="006E5E73">
        <w:rPr>
          <w:rFonts w:ascii="宋体" w:hAnsi="宋体" w:hint="eastAsia"/>
          <w:color w:val="000000"/>
        </w:rPr>
        <w:t>分别登陆A</w:t>
      </w:r>
      <w:r w:rsidR="006E5E73">
        <w:rPr>
          <w:rFonts w:ascii="宋体" w:hAnsi="宋体"/>
          <w:color w:val="000000"/>
        </w:rPr>
        <w:t>01及A02节点</w:t>
      </w:r>
      <w:r>
        <w:rPr>
          <w:rFonts w:ascii="宋体" w:hAnsi="宋体" w:hint="eastAsia"/>
          <w:color w:val="000000"/>
        </w:rPr>
        <w:t>，执行以下命令检查filebeat进程是否存在：</w:t>
      </w:r>
    </w:p>
    <w:tbl>
      <w:tblPr>
        <w:tblStyle w:val="ab"/>
        <w:tblW w:w="8296" w:type="dxa"/>
        <w:tblInd w:w="500" w:type="dxa"/>
        <w:tblLook w:val="04A0" w:firstRow="1" w:lastRow="0" w:firstColumn="1" w:lastColumn="0" w:noHBand="0" w:noVBand="1"/>
      </w:tblPr>
      <w:tblGrid>
        <w:gridCol w:w="8296"/>
      </w:tblGrid>
      <w:tr w:rsidR="001F25F3" w:rsidTr="00184664">
        <w:tc>
          <w:tcPr>
            <w:tcW w:w="82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25F3" w:rsidRDefault="001F25F3" w:rsidP="00184664">
            <w:pPr>
              <w:pStyle w:val="a6"/>
              <w:spacing w:line="360" w:lineRule="auto"/>
              <w:ind w:firstLineChars="0" w:firstLine="0"/>
              <w:rPr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</w:rPr>
              <w:t>ps -ef | grep filebeat</w:t>
            </w:r>
          </w:p>
        </w:tc>
      </w:tr>
    </w:tbl>
    <w:p w:rsidR="001F25F3" w:rsidRDefault="001F25F3" w:rsidP="001F25F3">
      <w:pPr>
        <w:rPr>
          <w:rFonts w:ascii="宋体" w:hAnsi="宋体"/>
          <w:color w:val="000000"/>
        </w:rPr>
      </w:pPr>
    </w:p>
    <w:p w:rsidR="001F25F3" w:rsidRDefault="001F25F3" w:rsidP="00546D9C">
      <w:pPr>
        <w:pStyle w:val="a6"/>
        <w:numPr>
          <w:ilvl w:val="0"/>
          <w:numId w:val="67"/>
        </w:numPr>
        <w:ind w:firstLineChars="0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如filebeat进程不存在，则执行以下命令启动进程（使用betadmin）：</w:t>
      </w:r>
    </w:p>
    <w:tbl>
      <w:tblPr>
        <w:tblStyle w:val="ab"/>
        <w:tblW w:w="8296" w:type="dxa"/>
        <w:tblInd w:w="500" w:type="dxa"/>
        <w:tblLook w:val="04A0" w:firstRow="1" w:lastRow="0" w:firstColumn="1" w:lastColumn="0" w:noHBand="0" w:noVBand="1"/>
      </w:tblPr>
      <w:tblGrid>
        <w:gridCol w:w="8296"/>
      </w:tblGrid>
      <w:tr w:rsidR="001F25F3" w:rsidTr="00184664">
        <w:tc>
          <w:tcPr>
            <w:tcW w:w="82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25F3" w:rsidRDefault="001F25F3" w:rsidP="00184664">
            <w:pPr>
              <w:pStyle w:val="a6"/>
              <w:spacing w:line="360" w:lineRule="auto"/>
              <w:ind w:firstLineChars="0" w:firstLine="0"/>
              <w:rPr>
                <w:sz w:val="24"/>
                <w:szCs w:val="24"/>
              </w:rPr>
            </w:pPr>
            <w:r>
              <w:rPr>
                <w:rFonts w:ascii="宋体" w:hAnsi="宋体" w:hint="eastAsia"/>
              </w:rPr>
              <w:t>service filebeat5 start</w:t>
            </w:r>
          </w:p>
        </w:tc>
      </w:tr>
    </w:tbl>
    <w:p w:rsidR="001F25F3" w:rsidRDefault="001F25F3" w:rsidP="001F25F3">
      <w:pPr>
        <w:rPr>
          <w:rFonts w:ascii="宋体" w:hAnsi="宋体"/>
          <w:color w:val="000000"/>
        </w:rPr>
      </w:pPr>
    </w:p>
    <w:p w:rsidR="001F25F3" w:rsidRDefault="001F25F3" w:rsidP="00546D9C">
      <w:pPr>
        <w:pStyle w:val="a6"/>
        <w:numPr>
          <w:ilvl w:val="0"/>
          <w:numId w:val="67"/>
        </w:numPr>
        <w:ind w:firstLineChars="0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进程手工启动后再次检查filebeat进程是否存在（使用betadmin）：</w:t>
      </w:r>
    </w:p>
    <w:tbl>
      <w:tblPr>
        <w:tblStyle w:val="ab"/>
        <w:tblW w:w="8296" w:type="dxa"/>
        <w:tblInd w:w="500" w:type="dxa"/>
        <w:tblLook w:val="04A0" w:firstRow="1" w:lastRow="0" w:firstColumn="1" w:lastColumn="0" w:noHBand="0" w:noVBand="1"/>
      </w:tblPr>
      <w:tblGrid>
        <w:gridCol w:w="8296"/>
      </w:tblGrid>
      <w:tr w:rsidR="001F25F3" w:rsidTr="00184664">
        <w:tc>
          <w:tcPr>
            <w:tcW w:w="82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F25F3" w:rsidRDefault="001F25F3" w:rsidP="00184664">
            <w:pPr>
              <w:pStyle w:val="a6"/>
              <w:spacing w:line="360" w:lineRule="auto"/>
              <w:ind w:firstLineChars="0" w:firstLine="0"/>
              <w:rPr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</w:rPr>
              <w:t>ps -ef | grep filebeat</w:t>
            </w:r>
          </w:p>
        </w:tc>
      </w:tr>
    </w:tbl>
    <w:p w:rsidR="001F25F3" w:rsidRDefault="001F25F3" w:rsidP="001F25F3">
      <w:pPr>
        <w:rPr>
          <w:rFonts w:ascii="宋体" w:hAnsi="宋体"/>
          <w:color w:val="000000"/>
        </w:rPr>
      </w:pPr>
    </w:p>
    <w:p w:rsidR="00B214AE" w:rsidRDefault="001F25F3" w:rsidP="001F25F3">
      <w:pPr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ab/>
      </w:r>
    </w:p>
    <w:p w:rsidR="001F25F3" w:rsidRDefault="001F25F3" w:rsidP="00546D9C">
      <w:pPr>
        <w:pStyle w:val="30"/>
        <w:ind w:firstLineChars="132" w:firstLine="292"/>
        <w:rPr>
          <w:sz w:val="22"/>
        </w:rPr>
      </w:pPr>
      <w:bookmarkStart w:id="338" w:name="_Toc78146551"/>
      <w:r w:rsidRPr="00546D9C">
        <w:rPr>
          <w:rFonts w:hint="eastAsia"/>
          <w:sz w:val="22"/>
        </w:rPr>
        <w:t>检查监控进程状态</w:t>
      </w:r>
      <w:bookmarkEnd w:id="338"/>
    </w:p>
    <w:p w:rsidR="00947897" w:rsidRPr="00546D9C" w:rsidRDefault="00947897" w:rsidP="00546D9C">
      <w:pPr>
        <w:pStyle w:val="40"/>
        <w:ind w:firstLineChars="235" w:firstLine="425"/>
        <w:rPr>
          <w:b w:val="0"/>
          <w:sz w:val="18"/>
        </w:rPr>
      </w:pPr>
      <w:r>
        <w:rPr>
          <w:sz w:val="18"/>
        </w:rPr>
        <w:t>1</w:t>
      </w:r>
      <w:r>
        <w:rPr>
          <w:rFonts w:hint="eastAsia"/>
          <w:sz w:val="18"/>
        </w:rPr>
        <w:t>）</w:t>
      </w:r>
      <w:r w:rsidRPr="00546D9C">
        <w:rPr>
          <w:sz w:val="18"/>
        </w:rPr>
        <w:t>BMSDB</w:t>
      </w:r>
      <w:r w:rsidRPr="00546D9C">
        <w:rPr>
          <w:rFonts w:hint="eastAsia"/>
          <w:sz w:val="18"/>
        </w:rPr>
        <w:t>实例监控进程检查</w:t>
      </w:r>
    </w:p>
    <w:p w:rsidR="000B034D" w:rsidRPr="008D30AF" w:rsidRDefault="000B034D" w:rsidP="0082292E">
      <w:pPr>
        <w:pStyle w:val="a6"/>
        <w:numPr>
          <w:ilvl w:val="0"/>
          <w:numId w:val="79"/>
        </w:numPr>
        <w:ind w:firstLineChars="0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使用betadmin用户</w:t>
      </w:r>
      <w:r w:rsidR="0082292E">
        <w:rPr>
          <w:rFonts w:ascii="宋体" w:hAnsi="宋体" w:hint="eastAsia"/>
          <w:color w:val="000000"/>
        </w:rPr>
        <w:t>登录bmsdb虚IP（</w:t>
      </w:r>
      <w:r w:rsidR="0082292E" w:rsidRPr="0082292E">
        <w:rPr>
          <w:rFonts w:ascii="宋体" w:hAnsi="宋体"/>
          <w:color w:val="000000"/>
        </w:rPr>
        <w:t>4.190.88.13</w:t>
      </w:r>
      <w:r w:rsidR="0082292E">
        <w:rPr>
          <w:rFonts w:ascii="宋体" w:hAnsi="宋体" w:hint="eastAsia"/>
          <w:color w:val="000000"/>
        </w:rPr>
        <w:t>）</w:t>
      </w:r>
      <w:r>
        <w:rPr>
          <w:rFonts w:ascii="宋体" w:hAnsi="宋体" w:hint="eastAsia"/>
          <w:color w:val="000000"/>
        </w:rPr>
        <w:t>执行以下命令检查</w:t>
      </w:r>
      <w:r w:rsidRPr="008D30AF">
        <w:rPr>
          <w:rFonts w:ascii="宋体" w:hAnsi="宋体" w:hint="eastAsia"/>
        </w:rPr>
        <w:t>zabbix-agent</w:t>
      </w:r>
      <w:r>
        <w:rPr>
          <w:rFonts w:ascii="宋体" w:hAnsi="宋体" w:hint="eastAsia"/>
          <w:color w:val="000000"/>
        </w:rPr>
        <w:t>服务状态：</w:t>
      </w:r>
    </w:p>
    <w:tbl>
      <w:tblPr>
        <w:tblStyle w:val="ab"/>
        <w:tblW w:w="8296" w:type="dxa"/>
        <w:tblInd w:w="500" w:type="dxa"/>
        <w:tblLook w:val="04A0" w:firstRow="1" w:lastRow="0" w:firstColumn="1" w:lastColumn="0" w:noHBand="0" w:noVBand="1"/>
      </w:tblPr>
      <w:tblGrid>
        <w:gridCol w:w="8296"/>
      </w:tblGrid>
      <w:tr w:rsidR="000B034D" w:rsidTr="008D30AF">
        <w:tc>
          <w:tcPr>
            <w:tcW w:w="8296" w:type="dxa"/>
          </w:tcPr>
          <w:p w:rsidR="000B034D" w:rsidRPr="00546D9C" w:rsidRDefault="00947897" w:rsidP="008D30AF">
            <w:pPr>
              <w:rPr>
                <w:rFonts w:ascii="宋体" w:eastAsiaTheme="minorEastAsia" w:hAnsi="宋体"/>
                <w:color w:val="000000"/>
              </w:rPr>
            </w:pPr>
            <w:r>
              <w:rPr>
                <w:rFonts w:ascii="宋体" w:eastAsiaTheme="minorEastAsia" w:hAnsi="宋体"/>
                <w:color w:val="000000"/>
              </w:rPr>
              <w:t>ps -ef|grep zabbix</w:t>
            </w:r>
          </w:p>
        </w:tc>
      </w:tr>
    </w:tbl>
    <w:p w:rsidR="000B034D" w:rsidRDefault="004E22AD" w:rsidP="00546D9C">
      <w:pPr>
        <w:pStyle w:val="a6"/>
        <w:ind w:left="567" w:firstLineChars="0" w:firstLine="0"/>
        <w:rPr>
          <w:rFonts w:ascii="宋体" w:hAnsi="宋体"/>
          <w:color w:val="000000"/>
        </w:rPr>
      </w:pPr>
      <w:r w:rsidRPr="00546D9C">
        <w:rPr>
          <w:rFonts w:ascii="宋体" w:hAnsi="宋体"/>
          <w:noProof/>
          <w:color w:val="000000"/>
        </w:rPr>
        <w:drawing>
          <wp:inline distT="0" distB="0" distL="0" distR="0" wp14:anchorId="124CCEE7" wp14:editId="27AA1F87">
            <wp:extent cx="5270500" cy="800100"/>
            <wp:effectExtent l="0" t="0" r="6350" b="0"/>
            <wp:docPr id="233" name="图片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7897" w:rsidRDefault="00947897" w:rsidP="000B034D">
      <w:pPr>
        <w:pStyle w:val="a6"/>
        <w:ind w:left="785" w:firstLineChars="0" w:firstLine="0"/>
        <w:rPr>
          <w:rFonts w:ascii="宋体" w:hAnsi="宋体"/>
          <w:color w:val="000000"/>
        </w:rPr>
      </w:pPr>
    </w:p>
    <w:p w:rsidR="000B034D" w:rsidRDefault="000B034D" w:rsidP="000B034D">
      <w:pPr>
        <w:pStyle w:val="a6"/>
        <w:numPr>
          <w:ilvl w:val="0"/>
          <w:numId w:val="79"/>
        </w:numPr>
        <w:ind w:firstLineChars="0"/>
        <w:rPr>
          <w:rFonts w:ascii="宋体" w:hAnsi="宋体"/>
          <w:color w:val="000000"/>
        </w:rPr>
      </w:pPr>
      <w:r w:rsidRPr="008D30AF">
        <w:rPr>
          <w:rFonts w:ascii="宋体" w:hAnsi="宋体" w:hint="eastAsia"/>
          <w:color w:val="000000"/>
          <w:highlight w:val="yellow"/>
        </w:rPr>
        <w:t>如</w:t>
      </w:r>
      <w:r w:rsidR="004E22AD">
        <w:rPr>
          <w:rFonts w:ascii="宋体" w:hAnsi="宋体"/>
          <w:highlight w:val="yellow"/>
        </w:rPr>
        <w:t>果某一进程</w:t>
      </w:r>
      <w:r w:rsidRPr="008D30AF">
        <w:rPr>
          <w:rFonts w:ascii="宋体" w:hAnsi="宋体" w:hint="eastAsia"/>
          <w:color w:val="000000"/>
          <w:highlight w:val="yellow"/>
        </w:rPr>
        <w:t>未启动</w:t>
      </w:r>
      <w:r>
        <w:rPr>
          <w:rFonts w:ascii="宋体" w:hAnsi="宋体" w:hint="eastAsia"/>
          <w:color w:val="000000"/>
        </w:rPr>
        <w:t>，</w:t>
      </w:r>
      <w:r w:rsidR="00CC3C7B">
        <w:rPr>
          <w:rFonts w:ascii="宋体" w:hAnsi="宋体" w:hint="eastAsia"/>
          <w:color w:val="000000"/>
        </w:rPr>
        <w:t>则切换至root用户按需执行以下命令启动进程</w:t>
      </w:r>
      <w:r>
        <w:rPr>
          <w:rFonts w:ascii="宋体" w:hAnsi="宋体" w:hint="eastAsia"/>
          <w:color w:val="000000"/>
        </w:rPr>
        <w:t>：</w:t>
      </w:r>
    </w:p>
    <w:p w:rsidR="004E22AD" w:rsidRPr="008D30AF" w:rsidRDefault="004E22AD" w:rsidP="00546D9C">
      <w:pPr>
        <w:pStyle w:val="a6"/>
        <w:ind w:left="785" w:firstLineChars="0" w:firstLine="0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如需启动sys进程</w:t>
      </w:r>
      <w:r>
        <w:rPr>
          <w:rFonts w:ascii="宋体" w:hAnsi="宋体" w:hint="eastAsia"/>
          <w:color w:val="000000"/>
        </w:rPr>
        <w:t>执行</w:t>
      </w:r>
      <w:r>
        <w:rPr>
          <w:rFonts w:ascii="宋体" w:hAnsi="宋体"/>
          <w:color w:val="000000"/>
        </w:rPr>
        <w:t>以下命令</w:t>
      </w:r>
      <w:r>
        <w:rPr>
          <w:rFonts w:ascii="宋体" w:hAnsi="宋体" w:hint="eastAsia"/>
          <w:color w:val="000000"/>
        </w:rPr>
        <w:t>：</w:t>
      </w:r>
    </w:p>
    <w:tbl>
      <w:tblPr>
        <w:tblStyle w:val="ab"/>
        <w:tblW w:w="8296" w:type="dxa"/>
        <w:tblInd w:w="500" w:type="dxa"/>
        <w:tblLook w:val="04A0" w:firstRow="1" w:lastRow="0" w:firstColumn="1" w:lastColumn="0" w:noHBand="0" w:noVBand="1"/>
      </w:tblPr>
      <w:tblGrid>
        <w:gridCol w:w="8296"/>
      </w:tblGrid>
      <w:tr w:rsidR="000B034D" w:rsidTr="008D30AF">
        <w:tc>
          <w:tcPr>
            <w:tcW w:w="8296" w:type="dxa"/>
          </w:tcPr>
          <w:p w:rsidR="000B034D" w:rsidRPr="008D30AF" w:rsidRDefault="000B034D" w:rsidP="008D30AF">
            <w:pPr>
              <w:rPr>
                <w:rFonts w:ascii="宋体" w:hAnsi="宋体"/>
                <w:color w:val="000000"/>
              </w:rPr>
            </w:pPr>
            <w:r w:rsidRPr="008D30AF">
              <w:rPr>
                <w:rFonts w:ascii="宋体" w:hAnsi="宋体" w:hint="eastAsia"/>
              </w:rPr>
              <w:t xml:space="preserve">/etc/init.d/zabbix-agent </w:t>
            </w:r>
            <w:r>
              <w:rPr>
                <w:rFonts w:ascii="宋体" w:hAnsi="宋体" w:hint="eastAsia"/>
              </w:rPr>
              <w:t>start</w:t>
            </w:r>
          </w:p>
        </w:tc>
      </w:tr>
    </w:tbl>
    <w:p w:rsidR="000B034D" w:rsidRDefault="000B034D" w:rsidP="000B034D">
      <w:pPr>
        <w:pStyle w:val="a6"/>
        <w:ind w:left="785" w:firstLineChars="0" w:firstLine="0"/>
        <w:rPr>
          <w:rFonts w:ascii="宋体" w:hAnsi="宋体"/>
          <w:color w:val="000000"/>
        </w:rPr>
      </w:pPr>
    </w:p>
    <w:p w:rsidR="004E22AD" w:rsidRPr="008D30AF" w:rsidRDefault="004E22AD" w:rsidP="004E22AD">
      <w:pPr>
        <w:pStyle w:val="a6"/>
        <w:ind w:left="785" w:firstLineChars="0" w:firstLine="0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如需启动bmsdb </w:t>
      </w:r>
      <w:r>
        <w:rPr>
          <w:rFonts w:ascii="宋体" w:hAnsi="宋体" w:hint="eastAsia"/>
          <w:color w:val="000000"/>
        </w:rPr>
        <w:t>biz</w:t>
      </w:r>
      <w:r>
        <w:rPr>
          <w:rFonts w:ascii="宋体" w:hAnsi="宋体"/>
          <w:color w:val="000000"/>
        </w:rPr>
        <w:t>进程</w:t>
      </w:r>
      <w:r>
        <w:rPr>
          <w:rFonts w:ascii="宋体" w:hAnsi="宋体" w:hint="eastAsia"/>
          <w:color w:val="000000"/>
        </w:rPr>
        <w:t>执行</w:t>
      </w:r>
      <w:r>
        <w:rPr>
          <w:rFonts w:ascii="宋体" w:hAnsi="宋体"/>
          <w:color w:val="000000"/>
        </w:rPr>
        <w:t>以下命令</w:t>
      </w:r>
      <w:r>
        <w:rPr>
          <w:rFonts w:ascii="宋体" w:hAnsi="宋体" w:hint="eastAsia"/>
          <w:color w:val="000000"/>
        </w:rPr>
        <w:t>：</w:t>
      </w:r>
    </w:p>
    <w:tbl>
      <w:tblPr>
        <w:tblStyle w:val="ab"/>
        <w:tblW w:w="8296" w:type="dxa"/>
        <w:tblInd w:w="500" w:type="dxa"/>
        <w:tblLook w:val="04A0" w:firstRow="1" w:lastRow="0" w:firstColumn="1" w:lastColumn="0" w:noHBand="0" w:noVBand="1"/>
      </w:tblPr>
      <w:tblGrid>
        <w:gridCol w:w="8296"/>
      </w:tblGrid>
      <w:tr w:rsidR="004E22AD" w:rsidTr="008D30AF">
        <w:tc>
          <w:tcPr>
            <w:tcW w:w="8296" w:type="dxa"/>
          </w:tcPr>
          <w:p w:rsidR="004E22AD" w:rsidRPr="008D30AF" w:rsidRDefault="004E22AD" w:rsidP="008D30AF">
            <w:pPr>
              <w:rPr>
                <w:rFonts w:ascii="宋体" w:hAnsi="宋体"/>
                <w:color w:val="000000"/>
              </w:rPr>
            </w:pPr>
            <w:r w:rsidRPr="008D30AF">
              <w:rPr>
                <w:rFonts w:ascii="宋体" w:hAnsi="宋体" w:hint="eastAsia"/>
              </w:rPr>
              <w:t>/etc/init.d/zabbix-agent</w:t>
            </w:r>
            <w:r>
              <w:rPr>
                <w:rFonts w:asciiTheme="minorEastAsia" w:eastAsiaTheme="minorEastAsia" w:hAnsiTheme="minorEastAsia"/>
              </w:rPr>
              <w:t>-biz</w:t>
            </w:r>
            <w:r w:rsidRPr="008D30AF"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start</w:t>
            </w:r>
          </w:p>
        </w:tc>
      </w:tr>
    </w:tbl>
    <w:p w:rsidR="004E22AD" w:rsidRPr="004E22AD" w:rsidRDefault="004E22AD" w:rsidP="00546D9C">
      <w:pPr>
        <w:rPr>
          <w:rFonts w:ascii="宋体" w:hAnsi="宋体"/>
          <w:color w:val="000000"/>
        </w:rPr>
      </w:pPr>
    </w:p>
    <w:p w:rsidR="000B034D" w:rsidRPr="008D30AF" w:rsidRDefault="000B034D" w:rsidP="000B034D">
      <w:pPr>
        <w:pStyle w:val="a6"/>
        <w:numPr>
          <w:ilvl w:val="0"/>
          <w:numId w:val="79"/>
        </w:numPr>
        <w:ind w:firstLineChars="0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进程手工启动后再次检查</w:t>
      </w:r>
      <w:r w:rsidRPr="008D30AF">
        <w:rPr>
          <w:rFonts w:ascii="宋体" w:hAnsi="宋体" w:hint="eastAsia"/>
        </w:rPr>
        <w:t>zabbix-agent</w:t>
      </w:r>
      <w:r>
        <w:rPr>
          <w:rFonts w:ascii="宋体" w:hAnsi="宋体" w:hint="eastAsia"/>
          <w:color w:val="000000"/>
        </w:rPr>
        <w:t>服务状态已启动（使用betadmin）：</w:t>
      </w:r>
    </w:p>
    <w:tbl>
      <w:tblPr>
        <w:tblStyle w:val="ab"/>
        <w:tblW w:w="8296" w:type="dxa"/>
        <w:tblInd w:w="500" w:type="dxa"/>
        <w:tblLook w:val="04A0" w:firstRow="1" w:lastRow="0" w:firstColumn="1" w:lastColumn="0" w:noHBand="0" w:noVBand="1"/>
      </w:tblPr>
      <w:tblGrid>
        <w:gridCol w:w="8296"/>
      </w:tblGrid>
      <w:tr w:rsidR="000B034D" w:rsidTr="008D30AF">
        <w:tc>
          <w:tcPr>
            <w:tcW w:w="8296" w:type="dxa"/>
          </w:tcPr>
          <w:p w:rsidR="000B034D" w:rsidRPr="008D30AF" w:rsidRDefault="00947897" w:rsidP="008D30AF">
            <w:pPr>
              <w:rPr>
                <w:rFonts w:ascii="宋体" w:hAnsi="宋体"/>
                <w:color w:val="000000"/>
              </w:rPr>
            </w:pPr>
            <w:r>
              <w:rPr>
                <w:rFonts w:ascii="宋体" w:eastAsiaTheme="minorEastAsia" w:hAnsi="宋体"/>
                <w:color w:val="000000"/>
              </w:rPr>
              <w:t>ps -ef|grep zabbix</w:t>
            </w:r>
          </w:p>
        </w:tc>
      </w:tr>
    </w:tbl>
    <w:p w:rsidR="000B034D" w:rsidRPr="008D30AF" w:rsidRDefault="000B034D" w:rsidP="000B034D">
      <w:pPr>
        <w:rPr>
          <w:rFonts w:ascii="宋体" w:hAnsi="宋体"/>
          <w:color w:val="000000"/>
        </w:rPr>
      </w:pPr>
    </w:p>
    <w:p w:rsidR="0082292E" w:rsidRPr="008D30AF" w:rsidRDefault="0082292E" w:rsidP="0082292E">
      <w:pPr>
        <w:pStyle w:val="40"/>
        <w:ind w:firstLineChars="235" w:firstLine="425"/>
        <w:rPr>
          <w:sz w:val="18"/>
        </w:rPr>
      </w:pPr>
      <w:r>
        <w:rPr>
          <w:sz w:val="18"/>
        </w:rPr>
        <w:t>2</w:t>
      </w:r>
      <w:r>
        <w:rPr>
          <w:rFonts w:hint="eastAsia"/>
          <w:sz w:val="18"/>
        </w:rPr>
        <w:t>）</w:t>
      </w:r>
      <w:r>
        <w:rPr>
          <w:rFonts w:hint="eastAsia"/>
          <w:sz w:val="18"/>
        </w:rPr>
        <w:t>IHS</w:t>
      </w:r>
      <w:r w:rsidRPr="008D30AF">
        <w:rPr>
          <w:rFonts w:hint="eastAsia"/>
          <w:sz w:val="18"/>
        </w:rPr>
        <w:t>DB</w:t>
      </w:r>
      <w:r w:rsidRPr="008D30AF">
        <w:rPr>
          <w:rFonts w:hint="eastAsia"/>
          <w:sz w:val="18"/>
        </w:rPr>
        <w:t>实例监控进程检查</w:t>
      </w:r>
    </w:p>
    <w:p w:rsidR="0082292E" w:rsidRPr="008D30AF" w:rsidRDefault="0082292E" w:rsidP="00546D9C">
      <w:pPr>
        <w:pStyle w:val="a6"/>
        <w:numPr>
          <w:ilvl w:val="0"/>
          <w:numId w:val="80"/>
        </w:numPr>
        <w:ind w:firstLineChars="0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使用betadmin用户登录ihsdb虚IP（</w:t>
      </w:r>
      <w:r>
        <w:rPr>
          <w:rFonts w:ascii="宋体" w:hAnsi="宋体"/>
          <w:color w:val="000000"/>
        </w:rPr>
        <w:t>4.190.88.15</w:t>
      </w:r>
      <w:r>
        <w:rPr>
          <w:rFonts w:ascii="宋体" w:hAnsi="宋体" w:hint="eastAsia"/>
          <w:color w:val="000000"/>
        </w:rPr>
        <w:t>）执行以下命令检查</w:t>
      </w:r>
      <w:r w:rsidRPr="008D30AF">
        <w:rPr>
          <w:rFonts w:ascii="宋体" w:hAnsi="宋体" w:hint="eastAsia"/>
        </w:rPr>
        <w:t>zabbix-agent</w:t>
      </w:r>
      <w:r>
        <w:rPr>
          <w:rFonts w:ascii="宋体" w:hAnsi="宋体" w:hint="eastAsia"/>
          <w:color w:val="000000"/>
        </w:rPr>
        <w:t>服务状态：</w:t>
      </w:r>
    </w:p>
    <w:tbl>
      <w:tblPr>
        <w:tblStyle w:val="ab"/>
        <w:tblW w:w="8296" w:type="dxa"/>
        <w:tblInd w:w="500" w:type="dxa"/>
        <w:tblLook w:val="04A0" w:firstRow="1" w:lastRow="0" w:firstColumn="1" w:lastColumn="0" w:noHBand="0" w:noVBand="1"/>
      </w:tblPr>
      <w:tblGrid>
        <w:gridCol w:w="8296"/>
      </w:tblGrid>
      <w:tr w:rsidR="0082292E" w:rsidTr="008D30AF">
        <w:tc>
          <w:tcPr>
            <w:tcW w:w="8296" w:type="dxa"/>
          </w:tcPr>
          <w:p w:rsidR="0082292E" w:rsidRPr="008D30AF" w:rsidRDefault="0082292E" w:rsidP="008D30AF">
            <w:pPr>
              <w:rPr>
                <w:rFonts w:ascii="宋体" w:eastAsiaTheme="minorEastAsia" w:hAnsi="宋体"/>
                <w:color w:val="000000"/>
              </w:rPr>
            </w:pPr>
            <w:r>
              <w:rPr>
                <w:rFonts w:ascii="宋体" w:eastAsiaTheme="minorEastAsia" w:hAnsi="宋体"/>
                <w:color w:val="000000"/>
              </w:rPr>
              <w:t>ps -ef|grep zabbix</w:t>
            </w:r>
          </w:p>
        </w:tc>
      </w:tr>
    </w:tbl>
    <w:p w:rsidR="0082292E" w:rsidRDefault="0082292E" w:rsidP="0082292E">
      <w:pPr>
        <w:pStyle w:val="a6"/>
        <w:ind w:left="567" w:firstLineChars="0" w:firstLine="0"/>
        <w:rPr>
          <w:rFonts w:ascii="宋体" w:hAnsi="宋体"/>
          <w:color w:val="000000"/>
        </w:rPr>
      </w:pPr>
      <w:r w:rsidRPr="00546D9C">
        <w:rPr>
          <w:rFonts w:ascii="宋体" w:hAnsi="宋体"/>
          <w:noProof/>
          <w:color w:val="000000"/>
        </w:rPr>
        <w:drawing>
          <wp:inline distT="0" distB="0" distL="0" distR="0" wp14:anchorId="44884CF1" wp14:editId="3BFC9DA8">
            <wp:extent cx="5264150" cy="825500"/>
            <wp:effectExtent l="0" t="0" r="0" b="0"/>
            <wp:docPr id="243" name="图片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82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292E" w:rsidRDefault="0082292E" w:rsidP="0082292E">
      <w:pPr>
        <w:pStyle w:val="a6"/>
        <w:ind w:left="785" w:firstLineChars="0" w:firstLine="0"/>
        <w:rPr>
          <w:rFonts w:ascii="宋体" w:hAnsi="宋体"/>
          <w:color w:val="000000"/>
        </w:rPr>
      </w:pPr>
    </w:p>
    <w:p w:rsidR="0082292E" w:rsidRDefault="0082292E" w:rsidP="00546D9C">
      <w:pPr>
        <w:pStyle w:val="a6"/>
        <w:numPr>
          <w:ilvl w:val="0"/>
          <w:numId w:val="80"/>
        </w:numPr>
        <w:ind w:firstLineChars="0"/>
        <w:rPr>
          <w:rFonts w:ascii="宋体" w:hAnsi="宋体"/>
          <w:color w:val="000000"/>
        </w:rPr>
      </w:pPr>
      <w:r w:rsidRPr="008D30AF">
        <w:rPr>
          <w:rFonts w:ascii="宋体" w:hAnsi="宋体" w:hint="eastAsia"/>
          <w:color w:val="000000"/>
          <w:highlight w:val="yellow"/>
        </w:rPr>
        <w:t>如</w:t>
      </w:r>
      <w:r>
        <w:rPr>
          <w:rFonts w:ascii="宋体" w:hAnsi="宋体"/>
          <w:highlight w:val="yellow"/>
        </w:rPr>
        <w:t>果某一进程</w:t>
      </w:r>
      <w:r w:rsidRPr="008D30AF">
        <w:rPr>
          <w:rFonts w:ascii="宋体" w:hAnsi="宋体" w:hint="eastAsia"/>
          <w:color w:val="000000"/>
          <w:highlight w:val="yellow"/>
        </w:rPr>
        <w:t>未启动</w:t>
      </w:r>
      <w:r>
        <w:rPr>
          <w:rFonts w:ascii="宋体" w:hAnsi="宋体" w:hint="eastAsia"/>
          <w:color w:val="000000"/>
        </w:rPr>
        <w:t>，</w:t>
      </w:r>
      <w:r w:rsidR="00CC3C7B">
        <w:rPr>
          <w:rFonts w:ascii="宋体" w:hAnsi="宋体" w:hint="eastAsia"/>
          <w:color w:val="000000"/>
        </w:rPr>
        <w:t>则切换至root用户按需执行以下命令启动进程</w:t>
      </w:r>
      <w:r>
        <w:rPr>
          <w:rFonts w:ascii="宋体" w:hAnsi="宋体" w:hint="eastAsia"/>
          <w:color w:val="000000"/>
        </w:rPr>
        <w:t>：</w:t>
      </w:r>
    </w:p>
    <w:p w:rsidR="0082292E" w:rsidRPr="008D30AF" w:rsidRDefault="0082292E" w:rsidP="0082292E">
      <w:pPr>
        <w:pStyle w:val="a6"/>
        <w:ind w:left="785" w:firstLineChars="0" w:firstLine="0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如需启动sys进程</w:t>
      </w:r>
      <w:r>
        <w:rPr>
          <w:rFonts w:ascii="宋体" w:hAnsi="宋体" w:hint="eastAsia"/>
          <w:color w:val="000000"/>
        </w:rPr>
        <w:t>执行</w:t>
      </w:r>
      <w:r>
        <w:rPr>
          <w:rFonts w:ascii="宋体" w:hAnsi="宋体"/>
          <w:color w:val="000000"/>
        </w:rPr>
        <w:t>以下命令</w:t>
      </w:r>
      <w:r>
        <w:rPr>
          <w:rFonts w:ascii="宋体" w:hAnsi="宋体" w:hint="eastAsia"/>
          <w:color w:val="000000"/>
        </w:rPr>
        <w:t>：</w:t>
      </w:r>
    </w:p>
    <w:tbl>
      <w:tblPr>
        <w:tblStyle w:val="ab"/>
        <w:tblW w:w="8296" w:type="dxa"/>
        <w:tblInd w:w="500" w:type="dxa"/>
        <w:tblLook w:val="04A0" w:firstRow="1" w:lastRow="0" w:firstColumn="1" w:lastColumn="0" w:noHBand="0" w:noVBand="1"/>
      </w:tblPr>
      <w:tblGrid>
        <w:gridCol w:w="8296"/>
      </w:tblGrid>
      <w:tr w:rsidR="0082292E" w:rsidTr="008D30AF">
        <w:tc>
          <w:tcPr>
            <w:tcW w:w="8296" w:type="dxa"/>
          </w:tcPr>
          <w:p w:rsidR="0082292E" w:rsidRPr="008D30AF" w:rsidRDefault="0082292E" w:rsidP="008D30AF">
            <w:pPr>
              <w:rPr>
                <w:rFonts w:ascii="宋体" w:hAnsi="宋体"/>
                <w:color w:val="000000"/>
              </w:rPr>
            </w:pPr>
            <w:r w:rsidRPr="008D30AF">
              <w:rPr>
                <w:rFonts w:ascii="宋体" w:hAnsi="宋体" w:hint="eastAsia"/>
              </w:rPr>
              <w:t xml:space="preserve">/etc/init.d/zabbix-agent </w:t>
            </w:r>
            <w:r>
              <w:rPr>
                <w:rFonts w:ascii="宋体" w:hAnsi="宋体" w:hint="eastAsia"/>
              </w:rPr>
              <w:t>start</w:t>
            </w:r>
          </w:p>
        </w:tc>
      </w:tr>
    </w:tbl>
    <w:p w:rsidR="0082292E" w:rsidRDefault="0082292E" w:rsidP="0082292E">
      <w:pPr>
        <w:pStyle w:val="a6"/>
        <w:ind w:left="785" w:firstLineChars="0" w:firstLine="0"/>
        <w:rPr>
          <w:rFonts w:ascii="宋体" w:hAnsi="宋体"/>
          <w:color w:val="000000"/>
        </w:rPr>
      </w:pPr>
    </w:p>
    <w:p w:rsidR="0082292E" w:rsidRPr="008D30AF" w:rsidRDefault="0082292E" w:rsidP="0082292E">
      <w:pPr>
        <w:pStyle w:val="a6"/>
        <w:ind w:left="785" w:firstLineChars="0" w:firstLine="0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如需启动</w:t>
      </w:r>
      <w:r w:rsidR="0024230D">
        <w:rPr>
          <w:rFonts w:ascii="宋体" w:hAnsi="宋体" w:hint="eastAsia"/>
          <w:color w:val="000000"/>
        </w:rPr>
        <w:t>ihs</w:t>
      </w:r>
      <w:r w:rsidR="0024230D">
        <w:rPr>
          <w:rFonts w:ascii="宋体" w:hAnsi="宋体"/>
          <w:color w:val="000000"/>
        </w:rPr>
        <w:t xml:space="preserve"> </w:t>
      </w:r>
      <w:r>
        <w:rPr>
          <w:rFonts w:ascii="宋体" w:hAnsi="宋体" w:hint="eastAsia"/>
          <w:color w:val="000000"/>
        </w:rPr>
        <w:t>biz</w:t>
      </w:r>
      <w:r>
        <w:rPr>
          <w:rFonts w:ascii="宋体" w:hAnsi="宋体"/>
          <w:color w:val="000000"/>
        </w:rPr>
        <w:t>进程</w:t>
      </w:r>
      <w:r>
        <w:rPr>
          <w:rFonts w:ascii="宋体" w:hAnsi="宋体" w:hint="eastAsia"/>
          <w:color w:val="000000"/>
        </w:rPr>
        <w:t>执行</w:t>
      </w:r>
      <w:r>
        <w:rPr>
          <w:rFonts w:ascii="宋体" w:hAnsi="宋体"/>
          <w:color w:val="000000"/>
        </w:rPr>
        <w:t>以下命令</w:t>
      </w:r>
      <w:r>
        <w:rPr>
          <w:rFonts w:ascii="宋体" w:hAnsi="宋体" w:hint="eastAsia"/>
          <w:color w:val="000000"/>
        </w:rPr>
        <w:t>：</w:t>
      </w:r>
    </w:p>
    <w:tbl>
      <w:tblPr>
        <w:tblStyle w:val="ab"/>
        <w:tblW w:w="8296" w:type="dxa"/>
        <w:tblInd w:w="500" w:type="dxa"/>
        <w:tblLook w:val="04A0" w:firstRow="1" w:lastRow="0" w:firstColumn="1" w:lastColumn="0" w:noHBand="0" w:noVBand="1"/>
      </w:tblPr>
      <w:tblGrid>
        <w:gridCol w:w="8296"/>
      </w:tblGrid>
      <w:tr w:rsidR="0082292E" w:rsidTr="008D30AF">
        <w:tc>
          <w:tcPr>
            <w:tcW w:w="8296" w:type="dxa"/>
          </w:tcPr>
          <w:p w:rsidR="0082292E" w:rsidRPr="008D30AF" w:rsidRDefault="0082292E" w:rsidP="008D30AF">
            <w:pPr>
              <w:rPr>
                <w:rFonts w:ascii="宋体" w:hAnsi="宋体"/>
                <w:color w:val="000000"/>
              </w:rPr>
            </w:pPr>
            <w:r w:rsidRPr="008D30AF">
              <w:rPr>
                <w:rFonts w:ascii="宋体" w:hAnsi="宋体" w:hint="eastAsia"/>
              </w:rPr>
              <w:t>/etc/init.d/zabbix-agent</w:t>
            </w:r>
            <w:r>
              <w:rPr>
                <w:rFonts w:asciiTheme="minorEastAsia" w:eastAsiaTheme="minorEastAsia" w:hAnsiTheme="minorEastAsia"/>
              </w:rPr>
              <w:t>-</w:t>
            </w:r>
            <w:ins w:id="339" w:author="ECC运维_鹏龙" w:date="2021-07-28T17:36:00Z">
              <w:r w:rsidR="00D36916">
                <w:rPr>
                  <w:rFonts w:asciiTheme="minorEastAsia" w:eastAsiaTheme="minorEastAsia" w:hAnsiTheme="minorEastAsia"/>
                </w:rPr>
                <w:t>ihs</w:t>
              </w:r>
              <w:bookmarkStart w:id="340" w:name="_GoBack"/>
              <w:bookmarkEnd w:id="340"/>
              <w:r w:rsidR="002D2DA1">
                <w:rPr>
                  <w:rFonts w:asciiTheme="minorEastAsia" w:eastAsiaTheme="minorEastAsia" w:hAnsiTheme="minorEastAsia" w:hint="eastAsia"/>
                </w:rPr>
                <w:t>-</w:t>
              </w:r>
            </w:ins>
            <w:r>
              <w:rPr>
                <w:rFonts w:asciiTheme="minorEastAsia" w:eastAsiaTheme="minorEastAsia" w:hAnsiTheme="minorEastAsia"/>
              </w:rPr>
              <w:t>biz</w:t>
            </w:r>
            <w:r w:rsidRPr="008D30AF"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start</w:t>
            </w:r>
          </w:p>
        </w:tc>
      </w:tr>
    </w:tbl>
    <w:p w:rsidR="0082292E" w:rsidRPr="008D30AF" w:rsidRDefault="0082292E" w:rsidP="0082292E">
      <w:pPr>
        <w:rPr>
          <w:rFonts w:ascii="宋体" w:hAnsi="宋体"/>
          <w:color w:val="000000"/>
        </w:rPr>
      </w:pPr>
    </w:p>
    <w:p w:rsidR="0082292E" w:rsidRPr="008D30AF" w:rsidRDefault="0082292E" w:rsidP="00546D9C">
      <w:pPr>
        <w:pStyle w:val="a6"/>
        <w:numPr>
          <w:ilvl w:val="0"/>
          <w:numId w:val="80"/>
        </w:numPr>
        <w:ind w:firstLineChars="0"/>
        <w:rPr>
          <w:rFonts w:ascii="宋体" w:hAnsi="宋体"/>
          <w:color w:val="000000"/>
        </w:rPr>
      </w:pPr>
      <w:r>
        <w:rPr>
          <w:rFonts w:ascii="宋体" w:hAnsi="宋体" w:hint="eastAsia"/>
          <w:color w:val="000000"/>
        </w:rPr>
        <w:t>进程手工启动后再次检查</w:t>
      </w:r>
      <w:r w:rsidRPr="008D30AF">
        <w:rPr>
          <w:rFonts w:ascii="宋体" w:hAnsi="宋体" w:hint="eastAsia"/>
        </w:rPr>
        <w:t>zabbix-agent</w:t>
      </w:r>
      <w:r>
        <w:rPr>
          <w:rFonts w:ascii="宋体" w:hAnsi="宋体" w:hint="eastAsia"/>
          <w:color w:val="000000"/>
        </w:rPr>
        <w:t>服务状态已启动（使用betadmin）：</w:t>
      </w:r>
    </w:p>
    <w:tbl>
      <w:tblPr>
        <w:tblStyle w:val="ab"/>
        <w:tblW w:w="8296" w:type="dxa"/>
        <w:tblInd w:w="500" w:type="dxa"/>
        <w:tblLook w:val="04A0" w:firstRow="1" w:lastRow="0" w:firstColumn="1" w:lastColumn="0" w:noHBand="0" w:noVBand="1"/>
      </w:tblPr>
      <w:tblGrid>
        <w:gridCol w:w="8296"/>
      </w:tblGrid>
      <w:tr w:rsidR="0082292E" w:rsidTr="008D30AF">
        <w:tc>
          <w:tcPr>
            <w:tcW w:w="8296" w:type="dxa"/>
          </w:tcPr>
          <w:p w:rsidR="0082292E" w:rsidRPr="008D30AF" w:rsidRDefault="0082292E" w:rsidP="008D30AF">
            <w:pPr>
              <w:rPr>
                <w:rFonts w:ascii="宋体" w:hAnsi="宋体"/>
                <w:color w:val="000000"/>
              </w:rPr>
            </w:pPr>
            <w:r>
              <w:rPr>
                <w:rFonts w:ascii="宋体" w:eastAsiaTheme="minorEastAsia" w:hAnsi="宋体"/>
                <w:color w:val="000000"/>
              </w:rPr>
              <w:t>ps -ef|grep zabbix</w:t>
            </w:r>
          </w:p>
        </w:tc>
      </w:tr>
    </w:tbl>
    <w:p w:rsidR="00C91DE6" w:rsidRPr="000B034D" w:rsidRDefault="00C91DE6" w:rsidP="001F25F3">
      <w:pPr>
        <w:rPr>
          <w:b/>
        </w:rPr>
      </w:pPr>
    </w:p>
    <w:p w:rsidR="00C91DE6" w:rsidRDefault="00C91DE6" w:rsidP="001F25F3">
      <w:pPr>
        <w:rPr>
          <w:b/>
        </w:rPr>
      </w:pPr>
    </w:p>
    <w:p w:rsidR="00C91DE6" w:rsidRPr="00546D9C" w:rsidRDefault="00C91DE6" w:rsidP="00546D9C">
      <w:pPr>
        <w:pStyle w:val="30"/>
        <w:ind w:firstLineChars="132" w:firstLine="292"/>
        <w:rPr>
          <w:b w:val="0"/>
          <w:sz w:val="22"/>
        </w:rPr>
      </w:pPr>
      <w:bookmarkStart w:id="341" w:name="_Toc78146552"/>
      <w:r w:rsidRPr="00546D9C">
        <w:rPr>
          <w:rFonts w:hint="eastAsia"/>
          <w:sz w:val="22"/>
        </w:rPr>
        <w:t>实例状态检查</w:t>
      </w:r>
      <w:bookmarkEnd w:id="341"/>
    </w:p>
    <w:p w:rsidR="00C91DE6" w:rsidRPr="00546D9C" w:rsidRDefault="00C91DE6" w:rsidP="00546D9C">
      <w:pPr>
        <w:pStyle w:val="40"/>
        <w:ind w:firstLineChars="235" w:firstLine="425"/>
        <w:rPr>
          <w:sz w:val="18"/>
          <w:szCs w:val="21"/>
        </w:rPr>
      </w:pPr>
      <w:r w:rsidRPr="00546D9C">
        <w:rPr>
          <w:sz w:val="18"/>
        </w:rPr>
        <w:t>1</w:t>
      </w:r>
      <w:r w:rsidRPr="00546D9C">
        <w:rPr>
          <w:rFonts w:hint="eastAsia"/>
          <w:sz w:val="18"/>
        </w:rPr>
        <w:t>）</w:t>
      </w:r>
      <w:r w:rsidRPr="00546D9C">
        <w:rPr>
          <w:sz w:val="18"/>
        </w:rPr>
        <w:t>bmsd</w:t>
      </w:r>
      <w:r w:rsidRPr="00546D9C">
        <w:rPr>
          <w:rFonts w:hint="eastAsia"/>
          <w:sz w:val="18"/>
        </w:rPr>
        <w:t>实例状态查看</w:t>
      </w:r>
    </w:p>
    <w:p w:rsidR="00C91DE6" w:rsidRDefault="00C91DE6" w:rsidP="00C91DE6">
      <w:pPr>
        <w:pStyle w:val="a6"/>
        <w:spacing w:line="360" w:lineRule="auto"/>
        <w:ind w:left="420" w:firstLineChars="0" w:firstLine="0"/>
      </w:pPr>
      <w:r>
        <w:rPr>
          <w:rFonts w:hint="eastAsia"/>
        </w:rPr>
        <w:t>a</w:t>
      </w:r>
      <w:r>
        <w:rPr>
          <w:rFonts w:hint="eastAsia"/>
        </w:rPr>
        <w:t>．使用</w:t>
      </w:r>
      <w:r>
        <w:t>betadmin</w:t>
      </w:r>
      <w:r>
        <w:rPr>
          <w:rFonts w:hint="eastAsia"/>
        </w:rPr>
        <w:t>用户登录虚</w:t>
      </w:r>
      <w:r>
        <w:t>IP(4.190.88.13)</w:t>
      </w:r>
      <w:r>
        <w:rPr>
          <w:rFonts w:hint="eastAsia"/>
        </w:rPr>
        <w:t>，切换至</w:t>
      </w:r>
      <w:r>
        <w:t>oracle</w:t>
      </w:r>
      <w:r>
        <w:rPr>
          <w:rFonts w:hint="eastAsia"/>
        </w:rPr>
        <w:t>用户，测试数据库是否已经启动，执行如下命令：</w:t>
      </w:r>
    </w:p>
    <w:p w:rsidR="00C91DE6" w:rsidRDefault="00C91DE6" w:rsidP="00C91DE6">
      <w:pPr>
        <w:pStyle w:val="a6"/>
        <w:ind w:left="420" w:firstLineChars="0" w:firstLine="0"/>
      </w:pPr>
      <w:r>
        <w:rPr>
          <w:noProof/>
        </w:rPr>
        <mc:AlternateContent>
          <mc:Choice Requires="wps">
            <w:drawing>
              <wp:inline distT="0" distB="0" distL="0" distR="0" wp14:anchorId="65390348" wp14:editId="573FC569">
                <wp:extent cx="5410835" cy="386715"/>
                <wp:effectExtent l="9525" t="12700" r="8890" b="12065"/>
                <wp:docPr id="222" name="文本框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0835" cy="299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91DE6" w:rsidRDefault="00C91DE6" w:rsidP="00C91DE6">
                            <w:r>
                              <w:t>sqlplus / as sysdba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982AC9A" id="_x0000_s1072" type="#_x0000_t202" style="width:426.05pt;height:30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">
                <v:textbox style="mso-fit-shape-to-text:t">
                  <w:txbxContent>
                    <w:p w:rsidR="00C91DE6" w:rsidRDefault="00C91DE6" w:rsidP="00C91DE6">
                      <w:r>
                        <w:t>sqlplus / as sysdba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C91DE6" w:rsidRDefault="00C91DE6" w:rsidP="00C91DE6">
      <w:pPr>
        <w:pStyle w:val="a6"/>
        <w:spacing w:line="360" w:lineRule="auto"/>
        <w:ind w:left="420" w:firstLineChars="0" w:firstLine="0"/>
      </w:pPr>
      <w:r>
        <w:rPr>
          <w:rFonts w:hint="eastAsia"/>
        </w:rPr>
        <w:t>连接数据库后执行如下</w:t>
      </w:r>
      <w:r>
        <w:t>sql</w:t>
      </w:r>
      <w:r>
        <w:rPr>
          <w:rFonts w:hint="eastAsia"/>
        </w:rPr>
        <w:t>：</w:t>
      </w:r>
    </w:p>
    <w:p w:rsidR="00C91DE6" w:rsidRDefault="00C91DE6" w:rsidP="00C91DE6">
      <w:pPr>
        <w:pStyle w:val="a6"/>
        <w:ind w:left="420" w:firstLineChars="0" w:firstLine="0"/>
      </w:pPr>
      <w:r>
        <w:rPr>
          <w:noProof/>
        </w:rPr>
        <mc:AlternateContent>
          <mc:Choice Requires="wps">
            <w:drawing>
              <wp:inline distT="0" distB="0" distL="0" distR="0" wp14:anchorId="44852855" wp14:editId="436920E4">
                <wp:extent cx="5410835" cy="386715"/>
                <wp:effectExtent l="9525" t="8890" r="8890" b="6350"/>
                <wp:docPr id="223" name="Text 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0835" cy="299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91DE6" w:rsidRDefault="00C91DE6" w:rsidP="00C91DE6">
                            <w:r w:rsidRPr="00AC3943">
                              <w:rPr>
                                <w:rFonts w:ascii="Courier New" w:hAnsi="Courier New" w:cs="Courier New"/>
                                <w:color w:val="008080"/>
                                <w:kern w:val="0"/>
                                <w:sz w:val="20"/>
                                <w:szCs w:val="20"/>
                              </w:rPr>
                              <w:t>select STATUS from v$instance;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04E9D73" id="_x0000_s1073" type="#_x0000_t202" style="width:426.05pt;height:30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">
                <v:textbox style="mso-fit-shape-to-text:t">
                  <w:txbxContent>
                    <w:p w:rsidR="00C91DE6" w:rsidRDefault="00C91DE6" w:rsidP="00C91DE6">
                      <w:r w:rsidRPr="00AC3943">
                        <w:rPr>
                          <w:rFonts w:ascii="Courier New" w:hAnsi="Courier New" w:cs="Courier New"/>
                          <w:color w:val="008080"/>
                          <w:kern w:val="0"/>
                          <w:sz w:val="20"/>
                          <w:szCs w:val="20"/>
                        </w:rPr>
                        <w:t>select STATUS from v$instance;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C91DE6" w:rsidRDefault="00C91DE6" w:rsidP="00C91DE6">
      <w:pPr>
        <w:pStyle w:val="a6"/>
        <w:spacing w:line="360" w:lineRule="auto"/>
        <w:ind w:left="420" w:firstLineChars="0" w:firstLine="0"/>
      </w:pPr>
      <w:r>
        <w:rPr>
          <w:rFonts w:hint="eastAsia"/>
        </w:rPr>
        <w:t>正常返回“</w:t>
      </w:r>
      <w:r>
        <w:rPr>
          <w:rFonts w:hint="eastAsia"/>
        </w:rPr>
        <w:t>OPEN</w:t>
      </w:r>
      <w:r>
        <w:rPr>
          <w:rFonts w:hint="eastAsia"/>
        </w:rPr>
        <w:t>”后说明数据库实例状态正常。</w:t>
      </w:r>
    </w:p>
    <w:p w:rsidR="00C91DE6" w:rsidRDefault="00C91DE6" w:rsidP="00C91DE6">
      <w:pPr>
        <w:pStyle w:val="a6"/>
        <w:spacing w:line="360" w:lineRule="auto"/>
        <w:ind w:left="420" w:firstLineChars="0" w:firstLine="0"/>
      </w:pPr>
      <w:r>
        <w:rPr>
          <w:noProof/>
        </w:rPr>
        <w:drawing>
          <wp:inline distT="0" distB="0" distL="0" distR="0" wp14:anchorId="331FA6C4" wp14:editId="604D822C">
            <wp:extent cx="5274310" cy="1466850"/>
            <wp:effectExtent l="0" t="0" r="2540" b="0"/>
            <wp:docPr id="228" name="图片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6061003a-0d7a-48f1-a911-42e85fd711de.bmp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717"/>
                    <a:stretch/>
                  </pic:blipFill>
                  <pic:spPr bwMode="auto">
                    <a:xfrm>
                      <a:off x="0" y="0"/>
                      <a:ext cx="5274310" cy="1466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91DE6" w:rsidRDefault="00C91DE6" w:rsidP="00C91DE6">
      <w:pPr>
        <w:pStyle w:val="a6"/>
        <w:spacing w:line="360" w:lineRule="auto"/>
        <w:ind w:left="420" w:firstLineChars="0" w:firstLine="0"/>
      </w:pPr>
      <w:r>
        <w:rPr>
          <w:rFonts w:hint="eastAsia"/>
        </w:rPr>
        <w:t>b</w:t>
      </w:r>
      <w:r>
        <w:rPr>
          <w:rFonts w:hint="eastAsia"/>
        </w:rPr>
        <w:t>．在虚</w:t>
      </w:r>
      <w:r>
        <w:t>IP(4.190.88.13)</w:t>
      </w:r>
      <w:r>
        <w:rPr>
          <w:rFonts w:hint="eastAsia"/>
        </w:rPr>
        <w:t>保持</w:t>
      </w:r>
      <w:r>
        <w:t>oracle</w:t>
      </w:r>
      <w:r>
        <w:rPr>
          <w:rFonts w:hint="eastAsia"/>
        </w:rPr>
        <w:t>用户（或切换至</w:t>
      </w:r>
      <w:r w:rsidRPr="00A54BC3">
        <w:rPr>
          <w:rFonts w:hint="eastAsia"/>
        </w:rPr>
        <w:t>betadmin</w:t>
      </w:r>
      <w:r w:rsidRPr="00A54BC3">
        <w:rPr>
          <w:rFonts w:hint="eastAsia"/>
        </w:rPr>
        <w:t>用户</w:t>
      </w:r>
      <w:r>
        <w:rPr>
          <w:rFonts w:hint="eastAsia"/>
        </w:rPr>
        <w:t>）</w:t>
      </w:r>
      <w:r w:rsidRPr="00A54BC3">
        <w:rPr>
          <w:rFonts w:hint="eastAsia"/>
        </w:rPr>
        <w:t>测试数据库监听是否已经启动，执行如下命令</w:t>
      </w:r>
      <w:r>
        <w:rPr>
          <w:rFonts w:hint="eastAsia"/>
        </w:rPr>
        <w:t>：</w:t>
      </w:r>
    </w:p>
    <w:p w:rsidR="00C91DE6" w:rsidRPr="006148BB" w:rsidRDefault="00C91DE6" w:rsidP="00C91DE6">
      <w:pPr>
        <w:pStyle w:val="a6"/>
        <w:spacing w:line="360" w:lineRule="auto"/>
        <w:ind w:left="420" w:firstLineChars="0" w:firstLine="0"/>
      </w:pPr>
      <w:r>
        <w:rPr>
          <w:noProof/>
        </w:rPr>
        <mc:AlternateContent>
          <mc:Choice Requires="wps">
            <w:drawing>
              <wp:inline distT="0" distB="0" distL="0" distR="0" wp14:anchorId="1887AB14" wp14:editId="27BAD09F">
                <wp:extent cx="5274310" cy="290920"/>
                <wp:effectExtent l="0" t="0" r="21590" b="25400"/>
                <wp:docPr id="224" name="文本框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74310" cy="290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91DE6" w:rsidRDefault="00C91DE6" w:rsidP="00C91DE6">
                            <w:pPr>
                              <w:spacing w:line="360" w:lineRule="auto"/>
                            </w:pPr>
                            <w:r>
                              <w:t>lsnrctl status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567D1B3" id="_x0000_s1074" type="#_x0000_t202" style="width:415.3pt;height:22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">
                <v:textbox style="mso-fit-shape-to-text:t">
                  <w:txbxContent>
                    <w:p w:rsidR="00C91DE6" w:rsidRDefault="00C91DE6" w:rsidP="00C91DE6">
                      <w:pPr>
                        <w:spacing w:line="360" w:lineRule="auto"/>
                      </w:pPr>
                      <w:r>
                        <w:t>lsnrctl status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C91DE6" w:rsidRDefault="00C91DE6" w:rsidP="00C91DE6">
      <w:pPr>
        <w:pStyle w:val="a6"/>
        <w:ind w:left="425" w:firstLineChars="0" w:firstLine="0"/>
      </w:pPr>
    </w:p>
    <w:p w:rsidR="00C91DE6" w:rsidRDefault="00C91DE6" w:rsidP="00C91DE6">
      <w:pPr>
        <w:pStyle w:val="a6"/>
        <w:spacing w:line="360" w:lineRule="auto"/>
        <w:ind w:left="420" w:firstLineChars="0" w:firstLine="0"/>
      </w:pPr>
      <w:r>
        <w:rPr>
          <w:noProof/>
        </w:rPr>
        <w:drawing>
          <wp:inline distT="0" distB="0" distL="0" distR="0" wp14:anchorId="44E219A3" wp14:editId="30FE4CB2">
            <wp:extent cx="5274310" cy="2582545"/>
            <wp:effectExtent l="0" t="0" r="2540" b="8255"/>
            <wp:docPr id="229" name="图片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bms.JP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DE6" w:rsidRDefault="00C91DE6" w:rsidP="00C91DE6">
      <w:pPr>
        <w:ind w:firstLineChars="200" w:firstLine="420"/>
      </w:pPr>
      <w:r>
        <w:rPr>
          <w:rFonts w:hint="eastAsia"/>
        </w:rPr>
        <w:t>当显示</w:t>
      </w:r>
      <w:r>
        <w:rPr>
          <w:rFonts w:hint="eastAsia"/>
        </w:rPr>
        <w:t>Instance</w:t>
      </w:r>
      <w:r>
        <w:t xml:space="preserve"> “g2bmsdb” status</w:t>
      </w:r>
      <w:r>
        <w:t>为</w:t>
      </w:r>
      <w:r>
        <w:t>READY</w:t>
      </w:r>
      <w:r>
        <w:t>或者</w:t>
      </w:r>
      <w:r>
        <w:t>UNKNOW</w:t>
      </w:r>
      <w:r>
        <w:rPr>
          <w:rFonts w:hint="eastAsia"/>
        </w:rPr>
        <w:t>均表示监听正常启动</w:t>
      </w:r>
    </w:p>
    <w:p w:rsidR="00C91DE6" w:rsidRDefault="00C91DE6" w:rsidP="00C91DE6">
      <w:pPr>
        <w:ind w:firstLineChars="200" w:firstLine="420"/>
      </w:pPr>
    </w:p>
    <w:p w:rsidR="00C91DE6" w:rsidRDefault="00C91DE6" w:rsidP="00C91DE6">
      <w:pPr>
        <w:ind w:firstLineChars="200" w:firstLine="420"/>
      </w:pPr>
      <w:r>
        <w:t>c</w:t>
      </w:r>
      <w:r>
        <w:rPr>
          <w:rFonts w:hint="eastAsia"/>
        </w:rPr>
        <w:t>．</w:t>
      </w:r>
      <w:r w:rsidRPr="005A0589">
        <w:rPr>
          <w:rFonts w:hint="eastAsia"/>
        </w:rPr>
        <w:t>在虚</w:t>
      </w:r>
      <w:r w:rsidRPr="005A0589">
        <w:rPr>
          <w:rFonts w:hint="eastAsia"/>
        </w:rPr>
        <w:t>IP(4.190.88.13)</w:t>
      </w:r>
      <w:r>
        <w:rPr>
          <w:rFonts w:hint="eastAsia"/>
        </w:rPr>
        <w:t>使用</w:t>
      </w:r>
      <w:r>
        <w:rPr>
          <w:rFonts w:hint="eastAsia"/>
        </w:rPr>
        <w:t>betadmin</w:t>
      </w:r>
      <w:r>
        <w:rPr>
          <w:rFonts w:hint="eastAsia"/>
        </w:rPr>
        <w:t>用户执行以下命令检查</w:t>
      </w:r>
      <w:r>
        <w:rPr>
          <w:rFonts w:hint="eastAsia"/>
        </w:rPr>
        <w:t>mount</w:t>
      </w:r>
      <w:r>
        <w:rPr>
          <w:rFonts w:hint="eastAsia"/>
        </w:rPr>
        <w:t>点：</w:t>
      </w:r>
    </w:p>
    <w:p w:rsidR="00C91DE6" w:rsidRDefault="00C91DE6" w:rsidP="00C91DE6">
      <w:pPr>
        <w:ind w:firstLineChars="200" w:firstLine="420"/>
      </w:pPr>
      <w:r>
        <w:rPr>
          <w:noProof/>
        </w:rPr>
        <mc:AlternateContent>
          <mc:Choice Requires="wps">
            <w:drawing>
              <wp:inline distT="0" distB="0" distL="0" distR="0" wp14:anchorId="26D11145" wp14:editId="3D905E48">
                <wp:extent cx="5274310" cy="397510"/>
                <wp:effectExtent l="0" t="0" r="21590" b="21590"/>
                <wp:docPr id="232" name="Text Box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7431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91DE6" w:rsidRPr="00072438" w:rsidRDefault="00C91DE6" w:rsidP="00C91DE6">
                            <w:pPr>
                              <w:pStyle w:val="a6"/>
                              <w:spacing w:line="360" w:lineRule="auto"/>
                              <w:ind w:firstLineChars="0" w:firstLine="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d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f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-h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B94674D" id="_x0000_s1075" type="#_x0000_t202" style="width:415.3pt;height:31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">
                <v:textbox style="mso-fit-shape-to-text:t">
                  <w:txbxContent>
                    <w:p w:rsidR="00C91DE6" w:rsidRPr="00072438" w:rsidRDefault="00C91DE6" w:rsidP="00C91DE6">
                      <w:pPr>
                        <w:pStyle w:val="a6"/>
                        <w:spacing w:line="360" w:lineRule="auto"/>
                        <w:ind w:firstLineChars="0" w:firstLine="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d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f</w:t>
                      </w:r>
                      <w:r>
                        <w:rPr>
                          <w:sz w:val="24"/>
                          <w:szCs w:val="24"/>
                        </w:rPr>
                        <w:t xml:space="preserve"> -h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C91DE6" w:rsidRPr="00346B20" w:rsidRDefault="00C91DE6" w:rsidP="00C91DE6">
      <w:pPr>
        <w:pStyle w:val="a6"/>
        <w:spacing w:line="360" w:lineRule="auto"/>
        <w:ind w:left="420" w:firstLineChars="0" w:firstLine="0"/>
        <w:rPr>
          <w:szCs w:val="21"/>
        </w:rPr>
      </w:pPr>
      <w:r w:rsidRPr="00346B20">
        <w:rPr>
          <w:rFonts w:hint="eastAsia"/>
          <w:szCs w:val="21"/>
        </w:rPr>
        <w:t>如果如下图所示，则说明</w:t>
      </w:r>
      <w:r w:rsidRPr="00346B20">
        <w:rPr>
          <w:rFonts w:hint="eastAsia"/>
          <w:szCs w:val="21"/>
        </w:rPr>
        <w:t>mount</w:t>
      </w:r>
      <w:r w:rsidRPr="00346B20">
        <w:rPr>
          <w:rFonts w:hint="eastAsia"/>
          <w:szCs w:val="21"/>
        </w:rPr>
        <w:t>正常，</w:t>
      </w:r>
      <w:r w:rsidRPr="00AF612A">
        <w:rPr>
          <w:rFonts w:hint="eastAsia"/>
          <w:szCs w:val="21"/>
        </w:rPr>
        <w:t>否则</w:t>
      </w:r>
      <w:r>
        <w:rPr>
          <w:rFonts w:hint="eastAsia"/>
          <w:szCs w:val="21"/>
        </w:rPr>
        <w:t>按照事件处理流程报障处理</w:t>
      </w:r>
      <w:r w:rsidRPr="00346B20">
        <w:rPr>
          <w:rFonts w:hint="eastAsia"/>
          <w:szCs w:val="21"/>
        </w:rPr>
        <w:t>。</w:t>
      </w:r>
    </w:p>
    <w:p w:rsidR="00C91DE6" w:rsidRDefault="00C91DE6" w:rsidP="00C91DE6">
      <w:pPr>
        <w:ind w:firstLineChars="200" w:firstLine="420"/>
      </w:pPr>
      <w:r>
        <w:t>查看</w:t>
      </w:r>
      <w:r>
        <w:rPr>
          <w:rFonts w:hint="eastAsia"/>
        </w:rPr>
        <w:t>/</w:t>
      </w:r>
      <w:r>
        <w:t>oradata</w:t>
      </w:r>
      <w:r>
        <w:rPr>
          <w:rFonts w:hint="eastAsia"/>
        </w:rPr>
        <w:t>，</w:t>
      </w:r>
      <w:r>
        <w:rPr>
          <w:rFonts w:hint="eastAsia"/>
        </w:rPr>
        <w:t>/</w:t>
      </w:r>
      <w:r>
        <w:t>archlog</w:t>
      </w:r>
      <w:r>
        <w:rPr>
          <w:rFonts w:hint="eastAsia"/>
        </w:rPr>
        <w:t>，</w:t>
      </w:r>
      <w:r>
        <w:rPr>
          <w:rFonts w:hint="eastAsia"/>
        </w:rPr>
        <w:t>/</w:t>
      </w:r>
      <w:r>
        <w:t>dbbackup</w:t>
      </w:r>
      <w:r>
        <w:rPr>
          <w:rFonts w:hint="eastAsia"/>
        </w:rPr>
        <w:t>，</w:t>
      </w:r>
      <w:r>
        <w:rPr>
          <w:rFonts w:hint="eastAsia"/>
        </w:rPr>
        <w:t>/</w:t>
      </w:r>
      <w:r>
        <w:t>app</w:t>
      </w:r>
      <w:r>
        <w:t>是否正常挂载</w:t>
      </w:r>
      <w:r>
        <w:rPr>
          <w:rFonts w:hint="eastAsia"/>
        </w:rPr>
        <w:t>。</w:t>
      </w:r>
    </w:p>
    <w:p w:rsidR="00C91DE6" w:rsidRDefault="00C91DE6" w:rsidP="00C91DE6">
      <w:pPr>
        <w:ind w:firstLineChars="200" w:firstLine="420"/>
      </w:pPr>
      <w:r>
        <w:rPr>
          <w:noProof/>
        </w:rPr>
        <w:drawing>
          <wp:inline distT="0" distB="0" distL="0" distR="0" wp14:anchorId="667DBE4E" wp14:editId="00FAA17D">
            <wp:extent cx="4876800" cy="3629025"/>
            <wp:effectExtent l="0" t="0" r="0" b="9525"/>
            <wp:docPr id="235" name="图片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1DE6" w:rsidRDefault="00C91DE6" w:rsidP="00C91DE6">
      <w:pPr>
        <w:pBdr>
          <w:bottom w:val="single" w:sz="6" w:space="1" w:color="auto"/>
        </w:pBdr>
      </w:pPr>
    </w:p>
    <w:p w:rsidR="00C91DE6" w:rsidRDefault="00C91DE6" w:rsidP="00C91DE6">
      <w:pPr>
        <w:ind w:firstLineChars="200" w:firstLine="420"/>
      </w:pPr>
    </w:p>
    <w:p w:rsidR="00C91DE6" w:rsidRPr="00546D9C" w:rsidRDefault="00C91DE6" w:rsidP="00546D9C">
      <w:pPr>
        <w:pStyle w:val="40"/>
        <w:ind w:firstLineChars="235" w:firstLine="425"/>
        <w:rPr>
          <w:sz w:val="18"/>
        </w:rPr>
      </w:pPr>
      <w:r w:rsidRPr="00546D9C">
        <w:rPr>
          <w:sz w:val="18"/>
        </w:rPr>
        <w:t>2</w:t>
      </w:r>
      <w:r w:rsidRPr="00546D9C">
        <w:rPr>
          <w:rFonts w:hint="eastAsia"/>
          <w:sz w:val="18"/>
        </w:rPr>
        <w:t>）</w:t>
      </w:r>
      <w:r w:rsidRPr="00546D9C">
        <w:rPr>
          <w:sz w:val="18"/>
        </w:rPr>
        <w:t>Ihsdb</w:t>
      </w:r>
      <w:r w:rsidRPr="00546D9C">
        <w:rPr>
          <w:rFonts w:hint="eastAsia"/>
          <w:sz w:val="18"/>
        </w:rPr>
        <w:t>实例状态查看</w:t>
      </w:r>
    </w:p>
    <w:p w:rsidR="00C91DE6" w:rsidRDefault="00C91DE6" w:rsidP="00C91DE6">
      <w:pPr>
        <w:pStyle w:val="a6"/>
        <w:spacing w:line="360" w:lineRule="auto"/>
        <w:ind w:left="420" w:firstLineChars="0" w:firstLine="0"/>
      </w:pPr>
      <w:r>
        <w:t>a</w:t>
      </w:r>
      <w:r>
        <w:rPr>
          <w:rFonts w:hint="eastAsia"/>
        </w:rPr>
        <w:t>．使用</w:t>
      </w:r>
      <w:r>
        <w:t>betadmin</w:t>
      </w:r>
      <w:r>
        <w:rPr>
          <w:rFonts w:hint="eastAsia"/>
        </w:rPr>
        <w:t>用户登录</w:t>
      </w:r>
      <w:r>
        <w:t>IHSDB</w:t>
      </w:r>
      <w:r>
        <w:t>虚</w:t>
      </w:r>
      <w:r>
        <w:t>IP(4.190.88.15)</w:t>
      </w:r>
      <w:r>
        <w:rPr>
          <w:rFonts w:hint="eastAsia"/>
        </w:rPr>
        <w:t>，测试数据库是否已经启动，执行如下命令：</w:t>
      </w:r>
    </w:p>
    <w:p w:rsidR="00C91DE6" w:rsidRDefault="00C91DE6" w:rsidP="00C91DE6">
      <w:pPr>
        <w:pStyle w:val="a6"/>
        <w:ind w:left="420" w:firstLineChars="0" w:firstLine="0"/>
      </w:pPr>
      <w:r>
        <w:rPr>
          <w:noProof/>
        </w:rPr>
        <mc:AlternateContent>
          <mc:Choice Requires="wps">
            <w:drawing>
              <wp:inline distT="0" distB="0" distL="0" distR="0" wp14:anchorId="2A11E226" wp14:editId="0B1D85F4">
                <wp:extent cx="5410835" cy="386715"/>
                <wp:effectExtent l="9525" t="12700" r="8890" b="12065"/>
                <wp:docPr id="225" name="文本框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0835" cy="299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91DE6" w:rsidRDefault="00C91DE6" w:rsidP="00C91DE6">
                            <w:r>
                              <w:rPr>
                                <w:rFonts w:ascii="Courier New" w:hAnsi="Courier New" w:cs="Courier New"/>
                                <w:color w:val="008080"/>
                                <w:kern w:val="0"/>
                                <w:sz w:val="20"/>
                                <w:szCs w:val="20"/>
                              </w:rPr>
                              <w:t>e</w:t>
                            </w:r>
                            <w:r>
                              <w:rPr>
                                <w:rFonts w:ascii="Courier New" w:hAnsi="Courier New" w:cs="Courier New" w:hint="eastAsia"/>
                                <w:color w:val="008080"/>
                                <w:kern w:val="0"/>
                                <w:sz w:val="20"/>
                                <w:szCs w:val="20"/>
                              </w:rPr>
                              <w:t>xpor</w:t>
                            </w:r>
                            <w:r>
                              <w:rPr>
                                <w:rFonts w:ascii="Courier New" w:hAnsi="Courier New" w:cs="Courier New"/>
                                <w:color w:val="008080"/>
                                <w:kern w:val="0"/>
                                <w:sz w:val="20"/>
                                <w:szCs w:val="20"/>
                              </w:rPr>
                              <w:t>t ORACLE_SID=g2ihsdb</w:t>
                            </w:r>
                          </w:p>
                          <w:p w:rsidR="00C91DE6" w:rsidRDefault="00C91DE6" w:rsidP="00C91DE6">
                            <w:r>
                              <w:t>sqlplus / as sysdba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A11E226" id="_x0000_s1049" type="#_x0000_t202" style="width:426.05pt;height:30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">
                <v:textbox style="mso-fit-shape-to-text:t">
                  <w:txbxContent>
                    <w:p w:rsidR="00C91DE6" w:rsidRDefault="00C91DE6" w:rsidP="00C91DE6">
                      <w:r>
                        <w:rPr>
                          <w:rFonts w:ascii="Courier New" w:hAnsi="Courier New" w:cs="Courier New"/>
                          <w:color w:val="008080"/>
                          <w:kern w:val="0"/>
                          <w:sz w:val="20"/>
                          <w:szCs w:val="20"/>
                        </w:rPr>
                        <w:t>e</w:t>
                      </w:r>
                      <w:r>
                        <w:rPr>
                          <w:rFonts w:ascii="Courier New" w:hAnsi="Courier New" w:cs="Courier New" w:hint="eastAsia"/>
                          <w:color w:val="008080"/>
                          <w:kern w:val="0"/>
                          <w:sz w:val="20"/>
                          <w:szCs w:val="20"/>
                        </w:rPr>
                        <w:t>xpor</w:t>
                      </w:r>
                      <w:r>
                        <w:rPr>
                          <w:rFonts w:ascii="Courier New" w:hAnsi="Courier New" w:cs="Courier New"/>
                          <w:color w:val="008080"/>
                          <w:kern w:val="0"/>
                          <w:sz w:val="20"/>
                          <w:szCs w:val="20"/>
                        </w:rPr>
                        <w:t>t ORACLE_SID=g2ihsdb</w:t>
                      </w:r>
                    </w:p>
                    <w:p w:rsidR="00C91DE6" w:rsidRDefault="00C91DE6" w:rsidP="00C91DE6">
                      <w:r>
                        <w:t>sqlplus / as sysdba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C91DE6" w:rsidRDefault="00C91DE6" w:rsidP="00C91DE6">
      <w:pPr>
        <w:pStyle w:val="a6"/>
        <w:spacing w:line="360" w:lineRule="auto"/>
        <w:ind w:left="420" w:firstLineChars="0" w:firstLine="0"/>
      </w:pPr>
      <w:r>
        <w:rPr>
          <w:noProof/>
        </w:rPr>
        <w:drawing>
          <wp:inline distT="0" distB="0" distL="0" distR="0" wp14:anchorId="06A89ED3" wp14:editId="0DE1B0D3">
            <wp:extent cx="5276850" cy="1400175"/>
            <wp:effectExtent l="0" t="0" r="0" b="9525"/>
            <wp:docPr id="236" name="图片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1DE6" w:rsidRDefault="00C91DE6" w:rsidP="00C91DE6">
      <w:pPr>
        <w:pStyle w:val="a6"/>
        <w:spacing w:line="360" w:lineRule="auto"/>
        <w:ind w:left="420" w:firstLineChars="0" w:firstLine="0"/>
      </w:pPr>
    </w:p>
    <w:p w:rsidR="00C91DE6" w:rsidRDefault="00C91DE6" w:rsidP="00C91DE6">
      <w:pPr>
        <w:pStyle w:val="a6"/>
        <w:spacing w:line="360" w:lineRule="auto"/>
        <w:ind w:left="420" w:firstLineChars="0" w:firstLine="0"/>
      </w:pPr>
      <w:r>
        <w:rPr>
          <w:rFonts w:hint="eastAsia"/>
        </w:rPr>
        <w:t>连接数据库后执行如下</w:t>
      </w:r>
      <w:r>
        <w:t>sql</w:t>
      </w:r>
      <w:r>
        <w:rPr>
          <w:rFonts w:hint="eastAsia"/>
        </w:rPr>
        <w:t>，</w:t>
      </w:r>
      <w:r>
        <w:t>确认</w:t>
      </w:r>
      <w:r>
        <w:t>service_names</w:t>
      </w:r>
      <w:r>
        <w:t>为</w:t>
      </w:r>
      <w:r>
        <w:rPr>
          <w:rFonts w:hint="eastAsia"/>
        </w:rPr>
        <w:t>g</w:t>
      </w:r>
      <w:r>
        <w:t>2ihsdb</w:t>
      </w:r>
      <w:r>
        <w:rPr>
          <w:rFonts w:hint="eastAsia"/>
        </w:rPr>
        <w:t>：</w:t>
      </w:r>
    </w:p>
    <w:p w:rsidR="00C91DE6" w:rsidRDefault="00C91DE6" w:rsidP="00C91DE6">
      <w:pPr>
        <w:pStyle w:val="a6"/>
        <w:spacing w:line="360" w:lineRule="auto"/>
        <w:ind w:left="420" w:firstLineChars="0" w:firstLine="0"/>
      </w:pPr>
      <w:r>
        <w:rPr>
          <w:noProof/>
        </w:rPr>
        <mc:AlternateContent>
          <mc:Choice Requires="wps">
            <w:drawing>
              <wp:inline distT="0" distB="0" distL="0" distR="0" wp14:anchorId="26495845" wp14:editId="66CC2771">
                <wp:extent cx="5274310" cy="484041"/>
                <wp:effectExtent l="0" t="0" r="21590" b="17780"/>
                <wp:docPr id="237" name="Text 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74310" cy="48404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91DE6" w:rsidRPr="00184664" w:rsidRDefault="00C91DE6" w:rsidP="00C91DE6">
                            <w:pPr>
                              <w:rPr>
                                <w:rFonts w:ascii="Courier New" w:hAnsi="Courier New" w:cs="Courier New"/>
                                <w:color w:val="008080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8080"/>
                                <w:kern w:val="0"/>
                                <w:sz w:val="20"/>
                                <w:szCs w:val="20"/>
                              </w:rPr>
                              <w:t>Show parameter name;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4F426EB" id="_x0000_s1077" type="#_x0000_t202" style="width:415.3pt;height:38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">
                <v:textbox style="mso-fit-shape-to-text:t">
                  <w:txbxContent>
                    <w:p w:rsidR="00C91DE6" w:rsidRPr="00184664" w:rsidRDefault="00C91DE6" w:rsidP="00C91DE6">
                      <w:pPr>
                        <w:rPr>
                          <w:rFonts w:ascii="Courier New" w:hAnsi="Courier New" w:cs="Courier New"/>
                          <w:color w:val="008080"/>
                          <w:kern w:val="0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color w:val="008080"/>
                          <w:kern w:val="0"/>
                          <w:sz w:val="20"/>
                          <w:szCs w:val="20"/>
                        </w:rPr>
                        <w:t>Show parameter name;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C91DE6" w:rsidRDefault="00C91DE6" w:rsidP="00C91DE6">
      <w:pPr>
        <w:pStyle w:val="a6"/>
        <w:spacing w:line="360" w:lineRule="auto"/>
        <w:ind w:left="420" w:firstLineChars="0" w:firstLine="0"/>
      </w:pPr>
      <w:r>
        <w:rPr>
          <w:noProof/>
        </w:rPr>
        <w:drawing>
          <wp:inline distT="0" distB="0" distL="0" distR="0" wp14:anchorId="4112107A" wp14:editId="6D0EE232">
            <wp:extent cx="5276850" cy="3543300"/>
            <wp:effectExtent l="0" t="0" r="0" b="0"/>
            <wp:docPr id="238" name="图片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1DE6" w:rsidRDefault="00C91DE6" w:rsidP="00C91DE6">
      <w:pPr>
        <w:pStyle w:val="a6"/>
        <w:spacing w:line="360" w:lineRule="auto"/>
        <w:ind w:left="420" w:firstLineChars="0" w:firstLine="0"/>
      </w:pPr>
    </w:p>
    <w:p w:rsidR="00C91DE6" w:rsidRDefault="00C91DE6" w:rsidP="00C91DE6">
      <w:pPr>
        <w:pStyle w:val="a6"/>
        <w:spacing w:line="360" w:lineRule="auto"/>
        <w:ind w:left="420" w:firstLineChars="0" w:firstLine="0"/>
      </w:pPr>
      <w:r>
        <w:rPr>
          <w:rFonts w:hint="eastAsia"/>
        </w:rPr>
        <w:t>执行以下命令确认数据库正常启动</w:t>
      </w:r>
    </w:p>
    <w:p w:rsidR="00C91DE6" w:rsidRDefault="00C91DE6" w:rsidP="00C91DE6">
      <w:pPr>
        <w:pStyle w:val="a6"/>
        <w:ind w:left="420" w:firstLineChars="0" w:firstLine="0"/>
      </w:pPr>
      <w:r>
        <w:rPr>
          <w:noProof/>
        </w:rPr>
        <mc:AlternateContent>
          <mc:Choice Requires="wps">
            <w:drawing>
              <wp:inline distT="0" distB="0" distL="0" distR="0" wp14:anchorId="6F089C1C" wp14:editId="3859D96E">
                <wp:extent cx="5410835" cy="386715"/>
                <wp:effectExtent l="9525" t="8890" r="8890" b="6350"/>
                <wp:docPr id="226" name="Text 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0835" cy="299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91DE6" w:rsidRDefault="00C91DE6" w:rsidP="00C91DE6">
                            <w:r w:rsidRPr="00AC3943">
                              <w:rPr>
                                <w:rFonts w:ascii="Courier New" w:hAnsi="Courier New" w:cs="Courier New"/>
                                <w:color w:val="008080"/>
                                <w:kern w:val="0"/>
                                <w:sz w:val="20"/>
                                <w:szCs w:val="20"/>
                              </w:rPr>
                              <w:t xml:space="preserve">select </w:t>
                            </w:r>
                            <w:r>
                              <w:rPr>
                                <w:rFonts w:ascii="Courier New" w:hAnsi="Courier New" w:cs="Courier New"/>
                                <w:color w:val="008080"/>
                                <w:kern w:val="0"/>
                                <w:sz w:val="20"/>
                                <w:szCs w:val="20"/>
                              </w:rPr>
                              <w:t>status</w:t>
                            </w:r>
                            <w:r w:rsidRPr="00AC3943">
                              <w:rPr>
                                <w:rFonts w:ascii="Courier New" w:hAnsi="Courier New" w:cs="Courier New"/>
                                <w:color w:val="008080"/>
                                <w:kern w:val="0"/>
                                <w:sz w:val="20"/>
                                <w:szCs w:val="20"/>
                              </w:rPr>
                              <w:t xml:space="preserve"> from v$instance;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B3D1707" id="_x0000_s1078" type="#_x0000_t202" style="width:426.05pt;height:30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">
                <v:textbox style="mso-fit-shape-to-text:t">
                  <w:txbxContent>
                    <w:p w:rsidR="00C91DE6" w:rsidRDefault="00C91DE6" w:rsidP="00C91DE6">
                      <w:r w:rsidRPr="00AC3943">
                        <w:rPr>
                          <w:rFonts w:ascii="Courier New" w:hAnsi="Courier New" w:cs="Courier New"/>
                          <w:color w:val="008080"/>
                          <w:kern w:val="0"/>
                          <w:sz w:val="20"/>
                          <w:szCs w:val="20"/>
                        </w:rPr>
                        <w:t xml:space="preserve">select </w:t>
                      </w:r>
                      <w:r>
                        <w:rPr>
                          <w:rFonts w:ascii="Courier New" w:hAnsi="Courier New" w:cs="Courier New"/>
                          <w:color w:val="008080"/>
                          <w:kern w:val="0"/>
                          <w:sz w:val="20"/>
                          <w:szCs w:val="20"/>
                        </w:rPr>
                        <w:t>status</w:t>
                      </w:r>
                      <w:r w:rsidRPr="00AC3943">
                        <w:rPr>
                          <w:rFonts w:ascii="Courier New" w:hAnsi="Courier New" w:cs="Courier New"/>
                          <w:color w:val="008080"/>
                          <w:kern w:val="0"/>
                          <w:sz w:val="20"/>
                          <w:szCs w:val="20"/>
                        </w:rPr>
                        <w:t xml:space="preserve"> from v$instance;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C91DE6" w:rsidRDefault="00C91DE6" w:rsidP="00C91DE6">
      <w:pPr>
        <w:pStyle w:val="a6"/>
        <w:spacing w:line="360" w:lineRule="auto"/>
        <w:ind w:left="420" w:firstLineChars="0" w:firstLine="0"/>
      </w:pPr>
      <w:r>
        <w:rPr>
          <w:rFonts w:hint="eastAsia"/>
        </w:rPr>
        <w:t>正常返回“</w:t>
      </w:r>
      <w:r>
        <w:rPr>
          <w:rFonts w:hint="eastAsia"/>
        </w:rPr>
        <w:t>OPEN</w:t>
      </w:r>
      <w:r>
        <w:rPr>
          <w:rFonts w:hint="eastAsia"/>
        </w:rPr>
        <w:t>”后说明数据库实例状态正常。</w:t>
      </w:r>
    </w:p>
    <w:p w:rsidR="00C91DE6" w:rsidRDefault="00C91DE6" w:rsidP="00C91DE6">
      <w:pPr>
        <w:pStyle w:val="a6"/>
        <w:spacing w:line="360" w:lineRule="auto"/>
        <w:ind w:left="420" w:firstLineChars="0" w:firstLine="0"/>
      </w:pPr>
      <w:r>
        <w:rPr>
          <w:noProof/>
        </w:rPr>
        <w:drawing>
          <wp:inline distT="0" distB="0" distL="0" distR="0" wp14:anchorId="69F72328" wp14:editId="490C9956">
            <wp:extent cx="3124200" cy="866775"/>
            <wp:effectExtent l="0" t="0" r="0" b="9525"/>
            <wp:docPr id="240" name="图片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1DE6" w:rsidRDefault="00C91DE6" w:rsidP="00C91DE6">
      <w:pPr>
        <w:pStyle w:val="a6"/>
        <w:spacing w:line="360" w:lineRule="auto"/>
        <w:ind w:left="420" w:firstLineChars="0" w:firstLine="0"/>
      </w:pPr>
      <w:r>
        <w:rPr>
          <w:rFonts w:hint="eastAsia"/>
        </w:rPr>
        <w:t>b</w:t>
      </w:r>
      <w:r>
        <w:rPr>
          <w:rFonts w:hint="eastAsia"/>
        </w:rPr>
        <w:t>．</w:t>
      </w:r>
      <w:r w:rsidRPr="00592F81">
        <w:rPr>
          <w:rFonts w:hint="eastAsia"/>
        </w:rPr>
        <w:t>在虚</w:t>
      </w:r>
      <w:r w:rsidRPr="00592F81">
        <w:rPr>
          <w:rFonts w:hint="eastAsia"/>
        </w:rPr>
        <w:t>IP</w:t>
      </w:r>
      <w:r w:rsidRPr="00A54BC3">
        <w:rPr>
          <w:rFonts w:hint="eastAsia"/>
        </w:rPr>
        <w:t>(</w:t>
      </w:r>
      <w:r>
        <w:t>4.190.88.15</w:t>
      </w:r>
      <w:r w:rsidRPr="00A54BC3">
        <w:rPr>
          <w:rFonts w:hint="eastAsia"/>
        </w:rPr>
        <w:t>)</w:t>
      </w:r>
      <w:r w:rsidRPr="00592F81">
        <w:rPr>
          <w:rFonts w:hint="eastAsia"/>
        </w:rPr>
        <w:t>保持</w:t>
      </w:r>
      <w:r w:rsidRPr="00592F81">
        <w:rPr>
          <w:rFonts w:hint="eastAsia"/>
        </w:rPr>
        <w:t>oracle</w:t>
      </w:r>
      <w:r w:rsidRPr="00592F81">
        <w:rPr>
          <w:rFonts w:hint="eastAsia"/>
        </w:rPr>
        <w:t>用户（或切换至</w:t>
      </w:r>
      <w:r w:rsidRPr="00592F81">
        <w:rPr>
          <w:rFonts w:hint="eastAsia"/>
        </w:rPr>
        <w:t>betadmin</w:t>
      </w:r>
      <w:r w:rsidRPr="00592F81">
        <w:rPr>
          <w:rFonts w:hint="eastAsia"/>
        </w:rPr>
        <w:t>用户）测试数据库监听是否已经启动，执行如下命令：</w:t>
      </w:r>
      <w:r>
        <w:t xml:space="preserve"> </w:t>
      </w:r>
    </w:p>
    <w:p w:rsidR="00C91DE6" w:rsidRPr="006148BB" w:rsidRDefault="00C91DE6" w:rsidP="00C91DE6">
      <w:pPr>
        <w:pStyle w:val="a6"/>
        <w:spacing w:line="360" w:lineRule="auto"/>
        <w:ind w:left="420" w:firstLineChars="0" w:firstLine="0"/>
      </w:pPr>
      <w:r>
        <w:rPr>
          <w:noProof/>
        </w:rPr>
        <mc:AlternateContent>
          <mc:Choice Requires="wps">
            <w:drawing>
              <wp:inline distT="0" distB="0" distL="0" distR="0" wp14:anchorId="03634FFD" wp14:editId="140044ED">
                <wp:extent cx="5274310" cy="290920"/>
                <wp:effectExtent l="0" t="0" r="21590" b="25400"/>
                <wp:docPr id="227" name="文本框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74310" cy="290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91DE6" w:rsidRDefault="00C91DE6" w:rsidP="00C91DE6">
                            <w:pPr>
                              <w:spacing w:line="360" w:lineRule="auto"/>
                            </w:pPr>
                            <w:r>
                              <w:t>lsnrctl status</w:t>
                            </w:r>
                            <w:r w:rsidR="00CE304F">
                              <w:t xml:space="preserve"> LISTENER_IHS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3634FFD" id="_x0000_s1052" type="#_x0000_t202" style="width:415.3pt;height:22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">
                <v:textbox style="mso-fit-shape-to-text:t">
                  <w:txbxContent>
                    <w:p w:rsidR="00C91DE6" w:rsidRDefault="00C91DE6" w:rsidP="00C91DE6">
                      <w:pPr>
                        <w:spacing w:line="360" w:lineRule="auto"/>
                      </w:pPr>
                      <w:r>
                        <w:t>lsnrctl status</w:t>
                      </w:r>
                      <w:r w:rsidR="00CE304F">
                        <w:t xml:space="preserve"> LISTENER_IHS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C91DE6" w:rsidRDefault="00C91DE6" w:rsidP="00C91DE6">
      <w:pPr>
        <w:pStyle w:val="a6"/>
        <w:ind w:left="425" w:firstLineChars="0" w:firstLine="0"/>
      </w:pPr>
      <w:r>
        <w:rPr>
          <w:noProof/>
        </w:rPr>
        <w:drawing>
          <wp:inline distT="0" distB="0" distL="0" distR="0" wp14:anchorId="6960EB6C" wp14:editId="46347855">
            <wp:extent cx="5267325" cy="2162175"/>
            <wp:effectExtent l="0" t="0" r="9525" b="9525"/>
            <wp:docPr id="239" name="图片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453"/>
                    <a:stretch/>
                  </pic:blipFill>
                  <pic:spPr bwMode="auto">
                    <a:xfrm>
                      <a:off x="0" y="0"/>
                      <a:ext cx="526732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91DE6" w:rsidRDefault="00C91DE6" w:rsidP="00C91DE6">
      <w:pPr>
        <w:ind w:firstLineChars="200" w:firstLine="420"/>
      </w:pPr>
      <w:r>
        <w:rPr>
          <w:rFonts w:hint="eastAsia"/>
        </w:rPr>
        <w:t>当显示</w:t>
      </w:r>
      <w:r>
        <w:rPr>
          <w:rFonts w:hint="eastAsia"/>
        </w:rPr>
        <w:t>Instance</w:t>
      </w:r>
      <w:r>
        <w:t xml:space="preserve"> “g2ihsdb” status</w:t>
      </w:r>
      <w:r>
        <w:t>为</w:t>
      </w:r>
      <w:r>
        <w:t>READY</w:t>
      </w:r>
      <w:r>
        <w:t>或者</w:t>
      </w:r>
      <w:r>
        <w:t>UNKNOW</w:t>
      </w:r>
      <w:r>
        <w:rPr>
          <w:rFonts w:hint="eastAsia"/>
        </w:rPr>
        <w:t>均表示监听正常启动</w:t>
      </w:r>
    </w:p>
    <w:p w:rsidR="00C91DE6" w:rsidRDefault="00C91DE6" w:rsidP="00C91DE6">
      <w:pPr>
        <w:pStyle w:val="a6"/>
        <w:spacing w:line="360" w:lineRule="auto"/>
        <w:ind w:firstLineChars="0"/>
        <w:rPr>
          <w:szCs w:val="21"/>
        </w:rPr>
      </w:pPr>
    </w:p>
    <w:p w:rsidR="00C91DE6" w:rsidRPr="00346B20" w:rsidRDefault="00C91DE6" w:rsidP="00C91DE6">
      <w:pPr>
        <w:pStyle w:val="a6"/>
        <w:spacing w:line="360" w:lineRule="auto"/>
        <w:ind w:firstLineChars="0"/>
        <w:rPr>
          <w:szCs w:val="21"/>
        </w:rPr>
      </w:pP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．</w:t>
      </w:r>
      <w:r w:rsidRPr="00A2212E">
        <w:rPr>
          <w:rFonts w:hint="eastAsia"/>
          <w:szCs w:val="21"/>
        </w:rPr>
        <w:t>在虚</w:t>
      </w:r>
      <w:r w:rsidRPr="00A2212E">
        <w:rPr>
          <w:rFonts w:hint="eastAsia"/>
          <w:szCs w:val="21"/>
        </w:rPr>
        <w:t>IP(</w:t>
      </w:r>
      <w:r>
        <w:rPr>
          <w:szCs w:val="21"/>
        </w:rPr>
        <w:t>4.190.88.15</w:t>
      </w:r>
      <w:r w:rsidRPr="00A2212E">
        <w:rPr>
          <w:rFonts w:hint="eastAsia"/>
          <w:szCs w:val="21"/>
        </w:rPr>
        <w:t>)</w:t>
      </w:r>
      <w:r w:rsidRPr="00A2212E">
        <w:rPr>
          <w:rFonts w:hint="eastAsia"/>
          <w:szCs w:val="21"/>
        </w:rPr>
        <w:t>使用</w:t>
      </w:r>
      <w:r w:rsidRPr="00A2212E">
        <w:rPr>
          <w:rFonts w:hint="eastAsia"/>
          <w:szCs w:val="21"/>
        </w:rPr>
        <w:t>betadmin</w:t>
      </w:r>
      <w:r w:rsidRPr="00A2212E">
        <w:rPr>
          <w:rFonts w:hint="eastAsia"/>
          <w:szCs w:val="21"/>
        </w:rPr>
        <w:t>用户执行以下命令检查</w:t>
      </w:r>
      <w:r w:rsidRPr="00A2212E">
        <w:rPr>
          <w:rFonts w:hint="eastAsia"/>
          <w:szCs w:val="21"/>
        </w:rPr>
        <w:t>mount</w:t>
      </w:r>
      <w:r w:rsidRPr="00A2212E">
        <w:rPr>
          <w:rFonts w:hint="eastAsia"/>
          <w:szCs w:val="21"/>
        </w:rPr>
        <w:t>点：</w:t>
      </w:r>
      <w:r w:rsidRPr="00346B20" w:rsidDel="00A2212E">
        <w:rPr>
          <w:rFonts w:hint="eastAsia"/>
          <w:szCs w:val="21"/>
        </w:rPr>
        <w:t xml:space="preserve"> </w:t>
      </w:r>
    </w:p>
    <w:p w:rsidR="00C91DE6" w:rsidRPr="00346B20" w:rsidRDefault="00C91DE6" w:rsidP="00C91DE6">
      <w:pPr>
        <w:spacing w:line="360" w:lineRule="auto"/>
        <w:ind w:left="420"/>
        <w:rPr>
          <w:szCs w:val="21"/>
        </w:rPr>
      </w:pPr>
      <w:r>
        <w:rPr>
          <w:noProof/>
        </w:rPr>
        <mc:AlternateContent>
          <mc:Choice Requires="wps">
            <w:drawing>
              <wp:inline distT="0" distB="0" distL="0" distR="0" wp14:anchorId="65F93682" wp14:editId="24AD0D11">
                <wp:extent cx="5274310" cy="397510"/>
                <wp:effectExtent l="9525" t="12065" r="12065" b="8890"/>
                <wp:docPr id="351" name="Text Box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7431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91DE6" w:rsidRPr="00072438" w:rsidRDefault="00C91DE6" w:rsidP="00C91DE6">
                            <w:pPr>
                              <w:pStyle w:val="a6"/>
                              <w:spacing w:line="360" w:lineRule="auto"/>
                              <w:ind w:firstLineChars="0" w:firstLine="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d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f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-h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6052C24" id="_x0000_s1080" type="#_x0000_t202" style="width:415.3pt;height:31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">
                <v:textbox style="mso-fit-shape-to-text:t">
                  <w:txbxContent>
                    <w:p w:rsidR="00C91DE6" w:rsidRPr="00072438" w:rsidRDefault="00C91DE6" w:rsidP="00C91DE6">
                      <w:pPr>
                        <w:pStyle w:val="a6"/>
                        <w:spacing w:line="360" w:lineRule="auto"/>
                        <w:ind w:firstLineChars="0" w:firstLine="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d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>f</w:t>
                      </w:r>
                      <w:r>
                        <w:rPr>
                          <w:sz w:val="24"/>
                          <w:szCs w:val="24"/>
                        </w:rPr>
                        <w:t xml:space="preserve"> -h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C91DE6" w:rsidRPr="00346B20" w:rsidRDefault="00C91DE6" w:rsidP="00C91DE6">
      <w:pPr>
        <w:pStyle w:val="a6"/>
        <w:spacing w:line="360" w:lineRule="auto"/>
        <w:ind w:left="420" w:firstLineChars="0" w:firstLine="0"/>
        <w:rPr>
          <w:szCs w:val="21"/>
        </w:rPr>
      </w:pPr>
      <w:r w:rsidRPr="00346B20">
        <w:rPr>
          <w:rFonts w:hint="eastAsia"/>
          <w:szCs w:val="21"/>
        </w:rPr>
        <w:t>如果如下图所示，则说明</w:t>
      </w:r>
      <w:r w:rsidRPr="00346B20">
        <w:rPr>
          <w:rFonts w:hint="eastAsia"/>
          <w:szCs w:val="21"/>
        </w:rPr>
        <w:t>mount</w:t>
      </w:r>
      <w:r w:rsidRPr="00346B20">
        <w:rPr>
          <w:rFonts w:hint="eastAsia"/>
          <w:szCs w:val="21"/>
        </w:rPr>
        <w:t>正常，</w:t>
      </w:r>
      <w:r w:rsidRPr="00AF612A">
        <w:rPr>
          <w:rFonts w:hint="eastAsia"/>
          <w:szCs w:val="21"/>
        </w:rPr>
        <w:t>否则</w:t>
      </w:r>
      <w:r>
        <w:rPr>
          <w:rFonts w:hint="eastAsia"/>
          <w:szCs w:val="21"/>
        </w:rPr>
        <w:t>按照事件处理流程报障处理</w:t>
      </w:r>
      <w:r w:rsidRPr="00346B20">
        <w:rPr>
          <w:rFonts w:hint="eastAsia"/>
          <w:szCs w:val="21"/>
        </w:rPr>
        <w:t>。</w:t>
      </w:r>
    </w:p>
    <w:p w:rsidR="00C91DE6" w:rsidRDefault="00C91DE6" w:rsidP="00C91DE6">
      <w:pPr>
        <w:ind w:firstLineChars="200" w:firstLine="420"/>
      </w:pPr>
      <w:r>
        <w:t>查看</w:t>
      </w:r>
      <w:r>
        <w:rPr>
          <w:rFonts w:hint="eastAsia"/>
        </w:rPr>
        <w:t>/</w:t>
      </w:r>
      <w:r>
        <w:t>g2ihsdb</w:t>
      </w:r>
      <w:r>
        <w:rPr>
          <w:rFonts w:hint="eastAsia"/>
        </w:rPr>
        <w:t>/</w:t>
      </w:r>
      <w:r>
        <w:t>app</w:t>
      </w:r>
      <w:r>
        <w:rPr>
          <w:rFonts w:hint="eastAsia"/>
        </w:rPr>
        <w:t>，</w:t>
      </w:r>
      <w:r>
        <w:rPr>
          <w:rFonts w:hint="eastAsia"/>
        </w:rPr>
        <w:t>/</w:t>
      </w:r>
      <w:r>
        <w:t>g2ihsdb</w:t>
      </w:r>
      <w:r>
        <w:rPr>
          <w:rFonts w:hint="eastAsia"/>
        </w:rPr>
        <w:t>/</w:t>
      </w:r>
      <w:r>
        <w:t>archlog</w:t>
      </w:r>
      <w:r>
        <w:rPr>
          <w:rFonts w:hint="eastAsia"/>
        </w:rPr>
        <w:t>，</w:t>
      </w:r>
      <w:r>
        <w:rPr>
          <w:rFonts w:hint="eastAsia"/>
        </w:rPr>
        <w:t>/</w:t>
      </w:r>
      <w:r>
        <w:t>g2ihsdb/dbbackup</w:t>
      </w:r>
      <w:r>
        <w:rPr>
          <w:rFonts w:hint="eastAsia"/>
        </w:rPr>
        <w:t>，</w:t>
      </w:r>
      <w:r>
        <w:rPr>
          <w:rFonts w:hint="eastAsia"/>
        </w:rPr>
        <w:t>/</w:t>
      </w:r>
      <w:r>
        <w:t>g2ihsdb/oradata</w:t>
      </w:r>
      <w:r>
        <w:t>是否正常挂载</w:t>
      </w:r>
      <w:r>
        <w:rPr>
          <w:rFonts w:hint="eastAsia"/>
        </w:rPr>
        <w:t>。</w:t>
      </w:r>
    </w:p>
    <w:p w:rsidR="00C91DE6" w:rsidRPr="00FC78D3" w:rsidRDefault="00C91DE6" w:rsidP="00C91DE6">
      <w:pPr>
        <w:ind w:firstLineChars="200" w:firstLine="420"/>
      </w:pPr>
      <w:r>
        <w:rPr>
          <w:noProof/>
        </w:rPr>
        <w:drawing>
          <wp:inline distT="0" distB="0" distL="0" distR="0" wp14:anchorId="1DDB17F9" wp14:editId="79337A47">
            <wp:extent cx="4819650" cy="3619500"/>
            <wp:effectExtent l="0" t="0" r="0" b="0"/>
            <wp:docPr id="241" name="图片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1DE6" w:rsidRDefault="00C91DE6" w:rsidP="001F25F3">
      <w:pPr>
        <w:rPr>
          <w:rFonts w:ascii="宋体" w:hAnsi="宋体"/>
          <w:color w:val="000000"/>
        </w:rPr>
      </w:pPr>
    </w:p>
    <w:p w:rsidR="00FC78D3" w:rsidRPr="00546D9C" w:rsidRDefault="00FC78D3" w:rsidP="00546D9C">
      <w:pPr>
        <w:rPr>
          <w:rFonts w:ascii="宋体" w:hAnsi="宋体"/>
          <w:color w:val="000000"/>
        </w:rPr>
      </w:pPr>
    </w:p>
    <w:sectPr w:rsidR="00FC78D3" w:rsidRPr="00546D9C" w:rsidSect="009F34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B3224" w:rsidRDefault="00BB3224" w:rsidP="009F345F">
      <w:r>
        <w:separator/>
      </w:r>
    </w:p>
  </w:endnote>
  <w:endnote w:type="continuationSeparator" w:id="0">
    <w:p w:rsidR="00BB3224" w:rsidRDefault="00BB3224" w:rsidP="009F34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B3224" w:rsidRDefault="00BB3224" w:rsidP="009F345F">
      <w:r>
        <w:separator/>
      </w:r>
    </w:p>
  </w:footnote>
  <w:footnote w:type="continuationSeparator" w:id="0">
    <w:p w:rsidR="00BB3224" w:rsidRDefault="00BB3224" w:rsidP="009F34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E026A5"/>
    <w:multiLevelType w:val="hybridMultilevel"/>
    <w:tmpl w:val="905A757A"/>
    <w:lvl w:ilvl="0" w:tplc="0409000F">
      <w:start w:val="1"/>
      <w:numFmt w:val="decimal"/>
      <w:lvlText w:val="%1."/>
      <w:lvlJc w:val="left"/>
      <w:pPr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1">
    <w:nsid w:val="053B517D"/>
    <w:multiLevelType w:val="hybridMultilevel"/>
    <w:tmpl w:val="512C56DC"/>
    <w:lvl w:ilvl="0" w:tplc="C584F5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6B63558"/>
    <w:multiLevelType w:val="hybridMultilevel"/>
    <w:tmpl w:val="6E7271F4"/>
    <w:lvl w:ilvl="0" w:tplc="407058BA">
      <w:start w:val="3"/>
      <w:numFmt w:val="decimal"/>
      <w:lvlText w:val="%1.1"/>
      <w:lvlJc w:val="left"/>
      <w:pPr>
        <w:ind w:left="846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6CC00F5"/>
    <w:multiLevelType w:val="hybridMultilevel"/>
    <w:tmpl w:val="C3EA8132"/>
    <w:lvl w:ilvl="0" w:tplc="0409000F">
      <w:start w:val="1"/>
      <w:numFmt w:val="decimal"/>
      <w:lvlText w:val="%1."/>
      <w:lvlJc w:val="left"/>
      <w:pPr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4">
    <w:nsid w:val="077E2B2D"/>
    <w:multiLevelType w:val="hybridMultilevel"/>
    <w:tmpl w:val="478E7AD2"/>
    <w:lvl w:ilvl="0" w:tplc="D33C31AC">
      <w:start w:val="1"/>
      <w:numFmt w:val="decimal"/>
      <w:lvlText w:val="%1."/>
      <w:lvlJc w:val="left"/>
      <w:pPr>
        <w:ind w:left="846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085008D2"/>
    <w:multiLevelType w:val="multilevel"/>
    <w:tmpl w:val="E6B654C8"/>
    <w:lvl w:ilvl="0">
      <w:start w:val="1"/>
      <w:numFmt w:val="chineseCountingThousand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>
    <w:nsid w:val="0A162A36"/>
    <w:multiLevelType w:val="hybridMultilevel"/>
    <w:tmpl w:val="A5089B8A"/>
    <w:lvl w:ilvl="0" w:tplc="0932431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0B3B7F59"/>
    <w:multiLevelType w:val="multilevel"/>
    <w:tmpl w:val="70BA1756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8">
    <w:nsid w:val="0B532E1E"/>
    <w:multiLevelType w:val="hybridMultilevel"/>
    <w:tmpl w:val="4956DDD6"/>
    <w:lvl w:ilvl="0" w:tplc="1958C808">
      <w:start w:val="1"/>
      <w:numFmt w:val="decimal"/>
      <w:lvlText w:val="%1)"/>
      <w:lvlJc w:val="left"/>
      <w:pPr>
        <w:ind w:left="840" w:hanging="420"/>
      </w:pPr>
      <w:rPr>
        <w:rFonts w:asciiTheme="minorEastAsia" w:eastAsiaTheme="minorEastAsia" w:hAnsiTheme="minorEastAsia"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0CDE4F52"/>
    <w:multiLevelType w:val="hybridMultilevel"/>
    <w:tmpl w:val="4F200C3E"/>
    <w:lvl w:ilvl="0" w:tplc="3FE809AC">
      <w:start w:val="1"/>
      <w:numFmt w:val="decimal"/>
      <w:lvlText w:val="%1）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10">
    <w:nsid w:val="0D2A2C9D"/>
    <w:multiLevelType w:val="hybridMultilevel"/>
    <w:tmpl w:val="035C2406"/>
    <w:lvl w:ilvl="0" w:tplc="403CD0E2">
      <w:start w:val="1"/>
      <w:numFmt w:val="decimal"/>
      <w:lvlText w:val="%1、"/>
      <w:lvlJc w:val="left"/>
      <w:pPr>
        <w:ind w:left="1200" w:hanging="360"/>
      </w:pPr>
    </w:lvl>
    <w:lvl w:ilvl="1" w:tplc="04090019">
      <w:start w:val="1"/>
      <w:numFmt w:val="lowerLetter"/>
      <w:lvlText w:val="%2)"/>
      <w:lvlJc w:val="left"/>
      <w:pPr>
        <w:ind w:left="1680" w:hanging="420"/>
      </w:pPr>
    </w:lvl>
    <w:lvl w:ilvl="2" w:tplc="0409001B">
      <w:start w:val="1"/>
      <w:numFmt w:val="lowerRoman"/>
      <w:lvlText w:val="%3."/>
      <w:lvlJc w:val="right"/>
      <w:pPr>
        <w:ind w:left="2100" w:hanging="420"/>
      </w:pPr>
    </w:lvl>
    <w:lvl w:ilvl="3" w:tplc="0409000F">
      <w:start w:val="1"/>
      <w:numFmt w:val="decimal"/>
      <w:lvlText w:val="%4."/>
      <w:lvlJc w:val="left"/>
      <w:pPr>
        <w:ind w:left="2520" w:hanging="420"/>
      </w:pPr>
    </w:lvl>
    <w:lvl w:ilvl="4" w:tplc="04090019">
      <w:start w:val="1"/>
      <w:numFmt w:val="lowerLetter"/>
      <w:lvlText w:val="%5)"/>
      <w:lvlJc w:val="left"/>
      <w:pPr>
        <w:ind w:left="2940" w:hanging="420"/>
      </w:pPr>
    </w:lvl>
    <w:lvl w:ilvl="5" w:tplc="0409001B">
      <w:start w:val="1"/>
      <w:numFmt w:val="lowerRoman"/>
      <w:lvlText w:val="%6."/>
      <w:lvlJc w:val="right"/>
      <w:pPr>
        <w:ind w:left="3360" w:hanging="420"/>
      </w:pPr>
    </w:lvl>
    <w:lvl w:ilvl="6" w:tplc="0409000F">
      <w:start w:val="1"/>
      <w:numFmt w:val="decimal"/>
      <w:lvlText w:val="%7."/>
      <w:lvlJc w:val="left"/>
      <w:pPr>
        <w:ind w:left="3780" w:hanging="420"/>
      </w:pPr>
    </w:lvl>
    <w:lvl w:ilvl="7" w:tplc="04090019">
      <w:start w:val="1"/>
      <w:numFmt w:val="lowerLetter"/>
      <w:lvlText w:val="%8)"/>
      <w:lvlJc w:val="left"/>
      <w:pPr>
        <w:ind w:left="4200" w:hanging="420"/>
      </w:pPr>
    </w:lvl>
    <w:lvl w:ilvl="8" w:tplc="0409001B">
      <w:start w:val="1"/>
      <w:numFmt w:val="lowerRoman"/>
      <w:lvlText w:val="%9."/>
      <w:lvlJc w:val="right"/>
      <w:pPr>
        <w:ind w:left="4620" w:hanging="420"/>
      </w:pPr>
    </w:lvl>
  </w:abstractNum>
  <w:abstractNum w:abstractNumId="11">
    <w:nsid w:val="0E2E2232"/>
    <w:multiLevelType w:val="hybridMultilevel"/>
    <w:tmpl w:val="B4966914"/>
    <w:lvl w:ilvl="0" w:tplc="2CC8619A">
      <w:start w:val="1"/>
      <w:numFmt w:val="lowerLetter"/>
      <w:lvlText w:val="%1)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12">
    <w:nsid w:val="0E6A1FD1"/>
    <w:multiLevelType w:val="hybridMultilevel"/>
    <w:tmpl w:val="E4427B4A"/>
    <w:lvl w:ilvl="0" w:tplc="912CC5A8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3B2A3E32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7C6CDD5E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DE748D16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2F30C7C6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6D165CDA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82D6E7EE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573649CE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D4740404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>
    <w:nsid w:val="0FC40A8A"/>
    <w:multiLevelType w:val="hybridMultilevel"/>
    <w:tmpl w:val="4F200C3E"/>
    <w:lvl w:ilvl="0" w:tplc="3FE809AC">
      <w:start w:val="1"/>
      <w:numFmt w:val="decimal"/>
      <w:lvlText w:val="%1）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14">
    <w:nsid w:val="11CB59D8"/>
    <w:multiLevelType w:val="multilevel"/>
    <w:tmpl w:val="8B8E6AF8"/>
    <w:styleLink w:val="3"/>
    <w:lvl w:ilvl="0">
      <w:start w:val="3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2.1"/>
      <w:lvlJc w:val="left"/>
      <w:pPr>
        <w:ind w:left="993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5">
    <w:nsid w:val="11F80AAB"/>
    <w:multiLevelType w:val="hybridMultilevel"/>
    <w:tmpl w:val="E85216E8"/>
    <w:lvl w:ilvl="0" w:tplc="53B4A742">
      <w:start w:val="2"/>
      <w:numFmt w:val="decimal"/>
      <w:lvlText w:val="%1.1"/>
      <w:lvlJc w:val="left"/>
      <w:pPr>
        <w:ind w:left="846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15517248"/>
    <w:multiLevelType w:val="hybridMultilevel"/>
    <w:tmpl w:val="4F200C3E"/>
    <w:lvl w:ilvl="0" w:tplc="3FE809AC">
      <w:start w:val="1"/>
      <w:numFmt w:val="decimal"/>
      <w:lvlText w:val="%1）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17">
    <w:nsid w:val="190B0131"/>
    <w:multiLevelType w:val="hybridMultilevel"/>
    <w:tmpl w:val="4F200C3E"/>
    <w:lvl w:ilvl="0" w:tplc="3FE809AC">
      <w:start w:val="1"/>
      <w:numFmt w:val="decimal"/>
      <w:lvlText w:val="%1）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18">
    <w:nsid w:val="199220D3"/>
    <w:multiLevelType w:val="hybridMultilevel"/>
    <w:tmpl w:val="DDC8FAC0"/>
    <w:lvl w:ilvl="0" w:tplc="BACEF91A">
      <w:start w:val="4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19E35FF2"/>
    <w:multiLevelType w:val="hybridMultilevel"/>
    <w:tmpl w:val="0AB63D42"/>
    <w:lvl w:ilvl="0" w:tplc="04090019">
      <w:start w:val="1"/>
      <w:numFmt w:val="lowerLetter"/>
      <w:lvlText w:val="%1)"/>
      <w:lvlJc w:val="left"/>
      <w:pPr>
        <w:ind w:left="1199" w:hanging="420"/>
      </w:pPr>
    </w:lvl>
    <w:lvl w:ilvl="1" w:tplc="04090019" w:tentative="1">
      <w:start w:val="1"/>
      <w:numFmt w:val="lowerLetter"/>
      <w:lvlText w:val="%2)"/>
      <w:lvlJc w:val="left"/>
      <w:pPr>
        <w:ind w:left="1619" w:hanging="420"/>
      </w:pPr>
    </w:lvl>
    <w:lvl w:ilvl="2" w:tplc="0409001B" w:tentative="1">
      <w:start w:val="1"/>
      <w:numFmt w:val="lowerRoman"/>
      <w:lvlText w:val="%3."/>
      <w:lvlJc w:val="right"/>
      <w:pPr>
        <w:ind w:left="2039" w:hanging="420"/>
      </w:pPr>
    </w:lvl>
    <w:lvl w:ilvl="3" w:tplc="0409000F" w:tentative="1">
      <w:start w:val="1"/>
      <w:numFmt w:val="decimal"/>
      <w:lvlText w:val="%4."/>
      <w:lvlJc w:val="left"/>
      <w:pPr>
        <w:ind w:left="2459" w:hanging="420"/>
      </w:pPr>
    </w:lvl>
    <w:lvl w:ilvl="4" w:tplc="04090019" w:tentative="1">
      <w:start w:val="1"/>
      <w:numFmt w:val="lowerLetter"/>
      <w:lvlText w:val="%5)"/>
      <w:lvlJc w:val="left"/>
      <w:pPr>
        <w:ind w:left="2879" w:hanging="420"/>
      </w:pPr>
    </w:lvl>
    <w:lvl w:ilvl="5" w:tplc="0409001B" w:tentative="1">
      <w:start w:val="1"/>
      <w:numFmt w:val="lowerRoman"/>
      <w:lvlText w:val="%6."/>
      <w:lvlJc w:val="right"/>
      <w:pPr>
        <w:ind w:left="3299" w:hanging="420"/>
      </w:pPr>
    </w:lvl>
    <w:lvl w:ilvl="6" w:tplc="0409000F" w:tentative="1">
      <w:start w:val="1"/>
      <w:numFmt w:val="decimal"/>
      <w:lvlText w:val="%7."/>
      <w:lvlJc w:val="left"/>
      <w:pPr>
        <w:ind w:left="3719" w:hanging="420"/>
      </w:pPr>
    </w:lvl>
    <w:lvl w:ilvl="7" w:tplc="04090019" w:tentative="1">
      <w:start w:val="1"/>
      <w:numFmt w:val="lowerLetter"/>
      <w:lvlText w:val="%8)"/>
      <w:lvlJc w:val="left"/>
      <w:pPr>
        <w:ind w:left="4139" w:hanging="420"/>
      </w:pPr>
    </w:lvl>
    <w:lvl w:ilvl="8" w:tplc="0409001B" w:tentative="1">
      <w:start w:val="1"/>
      <w:numFmt w:val="lowerRoman"/>
      <w:lvlText w:val="%9."/>
      <w:lvlJc w:val="right"/>
      <w:pPr>
        <w:ind w:left="4559" w:hanging="420"/>
      </w:pPr>
    </w:lvl>
  </w:abstractNum>
  <w:abstractNum w:abstractNumId="20">
    <w:nsid w:val="1BCB76D1"/>
    <w:multiLevelType w:val="hybridMultilevel"/>
    <w:tmpl w:val="6E82FA0E"/>
    <w:lvl w:ilvl="0" w:tplc="8B44535C">
      <w:start w:val="1"/>
      <w:numFmt w:val="decimal"/>
      <w:lvlText w:val="%1."/>
      <w:lvlJc w:val="left"/>
      <w:pPr>
        <w:ind w:left="846" w:hanging="420"/>
      </w:pPr>
      <w:rPr>
        <w:rFonts w:hint="eastAsia"/>
      </w:rPr>
    </w:lvl>
    <w:lvl w:ilvl="1" w:tplc="95D0C99C">
      <w:start w:val="1"/>
      <w:numFmt w:val="decimal"/>
      <w:lvlText w:val="%2）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1C337C1A"/>
    <w:multiLevelType w:val="hybridMultilevel"/>
    <w:tmpl w:val="4F200C3E"/>
    <w:lvl w:ilvl="0" w:tplc="3FE809AC">
      <w:start w:val="1"/>
      <w:numFmt w:val="decimal"/>
      <w:lvlText w:val="%1）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22">
    <w:nsid w:val="1E1A0E89"/>
    <w:multiLevelType w:val="hybridMultilevel"/>
    <w:tmpl w:val="4F200C3E"/>
    <w:lvl w:ilvl="0" w:tplc="3FE809AC">
      <w:start w:val="1"/>
      <w:numFmt w:val="decimal"/>
      <w:lvlText w:val="%1）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23">
    <w:nsid w:val="1E351F2E"/>
    <w:multiLevelType w:val="multilevel"/>
    <w:tmpl w:val="70BA1756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4">
    <w:nsid w:val="259570DF"/>
    <w:multiLevelType w:val="hybridMultilevel"/>
    <w:tmpl w:val="BD982AD2"/>
    <w:lvl w:ilvl="0" w:tplc="740A1816">
      <w:start w:val="2"/>
      <w:numFmt w:val="decimal"/>
      <w:lvlText w:val="%1.2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25DC27CF"/>
    <w:multiLevelType w:val="hybridMultilevel"/>
    <w:tmpl w:val="DBF86E96"/>
    <w:lvl w:ilvl="0" w:tplc="926819E6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FA8C602">
      <w:start w:val="1"/>
      <w:numFmt w:val="decimal"/>
      <w:lvlText w:val="%2）"/>
      <w:lvlJc w:val="left"/>
      <w:pPr>
        <w:ind w:left="11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6">
    <w:nsid w:val="28AC138D"/>
    <w:multiLevelType w:val="hybridMultilevel"/>
    <w:tmpl w:val="5BFEA7D2"/>
    <w:lvl w:ilvl="0" w:tplc="2CA64B9E">
      <w:start w:val="1"/>
      <w:numFmt w:val="decimal"/>
      <w:lvlText w:val="%1.1"/>
      <w:lvlJc w:val="left"/>
      <w:pPr>
        <w:ind w:left="846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2A7744F9"/>
    <w:multiLevelType w:val="hybridMultilevel"/>
    <w:tmpl w:val="9FB8BBE0"/>
    <w:lvl w:ilvl="0" w:tplc="F1BAFE8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2CCF3BC8"/>
    <w:multiLevelType w:val="hybridMultilevel"/>
    <w:tmpl w:val="6C2AE876"/>
    <w:lvl w:ilvl="0" w:tplc="4F0AADFE">
      <w:start w:val="1"/>
      <w:numFmt w:val="decimal"/>
      <w:lvlText w:val="%1.2"/>
      <w:lvlJc w:val="left"/>
      <w:pPr>
        <w:ind w:left="846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>
    <w:nsid w:val="2DA421FF"/>
    <w:multiLevelType w:val="hybridMultilevel"/>
    <w:tmpl w:val="4566A722"/>
    <w:lvl w:ilvl="0" w:tplc="70968B58">
      <w:start w:val="1"/>
      <w:numFmt w:val="lowerLetter"/>
      <w:lvlText w:val="%1）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30">
    <w:nsid w:val="31A36EE0"/>
    <w:multiLevelType w:val="multilevel"/>
    <w:tmpl w:val="78C24254"/>
    <w:lvl w:ilvl="0">
      <w:start w:val="2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2."/>
      <w:lvlJc w:val="left"/>
      <w:pPr>
        <w:ind w:left="993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1">
    <w:nsid w:val="33AF044F"/>
    <w:multiLevelType w:val="hybridMultilevel"/>
    <w:tmpl w:val="4F200C3E"/>
    <w:lvl w:ilvl="0" w:tplc="3FE809AC">
      <w:start w:val="1"/>
      <w:numFmt w:val="decimal"/>
      <w:lvlText w:val="%1）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32">
    <w:nsid w:val="34DD4A37"/>
    <w:multiLevelType w:val="hybridMultilevel"/>
    <w:tmpl w:val="4F200C3E"/>
    <w:lvl w:ilvl="0" w:tplc="3FE809AC">
      <w:start w:val="1"/>
      <w:numFmt w:val="decimal"/>
      <w:lvlText w:val="%1）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33">
    <w:nsid w:val="359A1911"/>
    <w:multiLevelType w:val="multilevel"/>
    <w:tmpl w:val="78C24254"/>
    <w:lvl w:ilvl="0">
      <w:start w:val="2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2."/>
      <w:lvlJc w:val="left"/>
      <w:pPr>
        <w:ind w:left="993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4">
    <w:nsid w:val="35B812E6"/>
    <w:multiLevelType w:val="multilevel"/>
    <w:tmpl w:val="78C24254"/>
    <w:lvl w:ilvl="0">
      <w:start w:val="2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2."/>
      <w:lvlJc w:val="left"/>
      <w:pPr>
        <w:ind w:left="993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5">
    <w:nsid w:val="37A74682"/>
    <w:multiLevelType w:val="multilevel"/>
    <w:tmpl w:val="78C24254"/>
    <w:lvl w:ilvl="0">
      <w:start w:val="2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2."/>
      <w:lvlJc w:val="left"/>
      <w:pPr>
        <w:ind w:left="993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6">
    <w:nsid w:val="3B061C6D"/>
    <w:multiLevelType w:val="multilevel"/>
    <w:tmpl w:val="78C24254"/>
    <w:lvl w:ilvl="0">
      <w:start w:val="2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2."/>
      <w:lvlJc w:val="left"/>
      <w:pPr>
        <w:ind w:left="993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7">
    <w:nsid w:val="3C2339CD"/>
    <w:multiLevelType w:val="hybridMultilevel"/>
    <w:tmpl w:val="C2665356"/>
    <w:lvl w:ilvl="0" w:tplc="D2C09FFA">
      <w:start w:val="1"/>
      <w:numFmt w:val="decimal"/>
      <w:lvlText w:val="%1）"/>
      <w:lvlJc w:val="left"/>
      <w:pPr>
        <w:ind w:left="786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38">
    <w:nsid w:val="402E6133"/>
    <w:multiLevelType w:val="hybridMultilevel"/>
    <w:tmpl w:val="7CB8167C"/>
    <w:lvl w:ilvl="0" w:tplc="FB3A6B72">
      <w:start w:val="1"/>
      <w:numFmt w:val="decimal"/>
      <w:lvlText w:val="%1)"/>
      <w:lvlJc w:val="left"/>
      <w:pPr>
        <w:ind w:left="840" w:hanging="420"/>
      </w:pPr>
      <w:rPr>
        <w:rFonts w:asciiTheme="minorEastAsia" w:eastAsiaTheme="minorEastAsia" w:hAnsiTheme="minorEastAsia"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39">
    <w:nsid w:val="414F33B8"/>
    <w:multiLevelType w:val="hybridMultilevel"/>
    <w:tmpl w:val="77903526"/>
    <w:lvl w:ilvl="0" w:tplc="0409000F">
      <w:start w:val="1"/>
      <w:numFmt w:val="decimal"/>
      <w:lvlText w:val="%1."/>
      <w:lvlJc w:val="left"/>
      <w:pPr>
        <w:ind w:left="846" w:hanging="420"/>
      </w:pPr>
    </w:lvl>
    <w:lvl w:ilvl="1" w:tplc="3F2003EC">
      <w:start w:val="1"/>
      <w:numFmt w:val="decimal"/>
      <w:lvlText w:val="%2）"/>
      <w:lvlJc w:val="left"/>
      <w:pPr>
        <w:ind w:left="1206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40">
    <w:nsid w:val="43303A09"/>
    <w:multiLevelType w:val="multilevel"/>
    <w:tmpl w:val="0409001F"/>
    <w:lvl w:ilvl="0">
      <w:start w:val="1"/>
      <w:numFmt w:val="decimal"/>
      <w:lvlText w:val="%1."/>
      <w:lvlJc w:val="left"/>
      <w:pPr>
        <w:ind w:left="3785" w:hanging="425"/>
      </w:pPr>
      <w:rPr>
        <w:rFonts w:hint="default"/>
        <w:b/>
        <w:i w:val="0"/>
        <w:sz w:val="44"/>
        <w:szCs w:val="44"/>
      </w:rPr>
    </w:lvl>
    <w:lvl w:ilvl="1">
      <w:start w:val="1"/>
      <w:numFmt w:val="decimal"/>
      <w:lvlText w:val="%1.%2."/>
      <w:lvlJc w:val="left"/>
      <w:pPr>
        <w:ind w:left="3927" w:hanging="567"/>
      </w:pPr>
      <w:rPr>
        <w:rFonts w:hint="eastAsia"/>
        <w:b/>
        <w:i w:val="0"/>
        <w:sz w:val="32"/>
        <w:szCs w:val="32"/>
      </w:rPr>
    </w:lvl>
    <w:lvl w:ilvl="2">
      <w:start w:val="1"/>
      <w:numFmt w:val="decimal"/>
      <w:lvlText w:val="%1.%2.%3."/>
      <w:lvlJc w:val="left"/>
      <w:pPr>
        <w:ind w:left="4069" w:hanging="709"/>
      </w:pPr>
      <w:rPr>
        <w:rFonts w:hint="default"/>
        <w:b/>
        <w:i w:val="0"/>
        <w:sz w:val="28"/>
      </w:rPr>
    </w:lvl>
    <w:lvl w:ilvl="3">
      <w:start w:val="1"/>
      <w:numFmt w:val="decimal"/>
      <w:lvlText w:val="%1.%2.%3.%4."/>
      <w:lvlJc w:val="left"/>
      <w:pPr>
        <w:ind w:left="4211" w:hanging="851"/>
      </w:pPr>
      <w:rPr>
        <w:rFonts w:hint="eastAsia"/>
        <w:b/>
        <w:i w:val="0"/>
        <w:sz w:val="28"/>
      </w:rPr>
    </w:lvl>
    <w:lvl w:ilvl="4">
      <w:start w:val="1"/>
      <w:numFmt w:val="decimal"/>
      <w:lvlText w:val="%1.%2.%3.%4.%5."/>
      <w:lvlJc w:val="left"/>
      <w:pPr>
        <w:ind w:left="4352" w:hanging="992"/>
      </w:pPr>
      <w:rPr>
        <w:rFonts w:hint="default"/>
        <w:b/>
        <w:i w:val="0"/>
        <w:sz w:val="28"/>
      </w:rPr>
    </w:lvl>
    <w:lvl w:ilvl="5">
      <w:start w:val="1"/>
      <w:numFmt w:val="decimal"/>
      <w:lvlText w:val="%1.%2.%3.%4.%5.%6."/>
      <w:lvlJc w:val="left"/>
      <w:pPr>
        <w:ind w:left="4494" w:hanging="1134"/>
      </w:pPr>
      <w:rPr>
        <w:rFonts w:hint="eastAsia"/>
        <w:b/>
        <w:i w:val="0"/>
        <w:sz w:val="24"/>
      </w:rPr>
    </w:lvl>
    <w:lvl w:ilvl="6">
      <w:start w:val="1"/>
      <w:numFmt w:val="decimal"/>
      <w:lvlText w:val="%1.%2.%3.%4.%5.%6.%7."/>
      <w:lvlJc w:val="left"/>
      <w:pPr>
        <w:ind w:left="4636" w:hanging="1276"/>
      </w:pPr>
      <w:rPr>
        <w:rFonts w:hint="default"/>
        <w:b/>
        <w:i w:val="0"/>
        <w:sz w:val="24"/>
      </w:rPr>
    </w:lvl>
    <w:lvl w:ilvl="7">
      <w:start w:val="1"/>
      <w:numFmt w:val="decimal"/>
      <w:lvlText w:val="%1.%2.%3.%4.%5.%6.%7.%8."/>
      <w:lvlJc w:val="left"/>
      <w:pPr>
        <w:ind w:left="4778" w:hanging="1418"/>
      </w:pPr>
      <w:rPr>
        <w:rFonts w:hint="eastAsia"/>
        <w:b w:val="0"/>
        <w:i w:val="0"/>
        <w:sz w:val="24"/>
      </w:rPr>
    </w:lvl>
    <w:lvl w:ilvl="8">
      <w:start w:val="1"/>
      <w:numFmt w:val="decimal"/>
      <w:lvlText w:val="%1.%2.%3.%4.%5.%6.%7.%8.%9."/>
      <w:lvlJc w:val="left"/>
      <w:pPr>
        <w:ind w:left="4919" w:hanging="1559"/>
      </w:pPr>
      <w:rPr>
        <w:rFonts w:hint="eastAsia"/>
        <w:sz w:val="21"/>
      </w:rPr>
    </w:lvl>
  </w:abstractNum>
  <w:abstractNum w:abstractNumId="41">
    <w:nsid w:val="4341550F"/>
    <w:multiLevelType w:val="multilevel"/>
    <w:tmpl w:val="4908178E"/>
    <w:lvl w:ilvl="0">
      <w:start w:val="1"/>
      <w:numFmt w:val="decimal"/>
      <w:lvlText w:val="%1."/>
      <w:lvlJc w:val="left"/>
      <w:pPr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00" w:hanging="420"/>
      </w:pPr>
      <w:rPr>
        <w:rFonts w:hint="eastAsia"/>
      </w:rPr>
    </w:lvl>
  </w:abstractNum>
  <w:abstractNum w:abstractNumId="42">
    <w:nsid w:val="439C6805"/>
    <w:multiLevelType w:val="hybridMultilevel"/>
    <w:tmpl w:val="6E82FA0E"/>
    <w:lvl w:ilvl="0" w:tplc="8B44535C">
      <w:start w:val="1"/>
      <w:numFmt w:val="decimal"/>
      <w:lvlText w:val="%1."/>
      <w:lvlJc w:val="left"/>
      <w:pPr>
        <w:ind w:left="846" w:hanging="420"/>
      </w:pPr>
      <w:rPr>
        <w:rFonts w:hint="eastAsia"/>
      </w:rPr>
    </w:lvl>
    <w:lvl w:ilvl="1" w:tplc="95D0C99C">
      <w:start w:val="1"/>
      <w:numFmt w:val="decimal"/>
      <w:lvlText w:val="%2）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>
    <w:nsid w:val="43F0112D"/>
    <w:multiLevelType w:val="hybridMultilevel"/>
    <w:tmpl w:val="4F200C3E"/>
    <w:lvl w:ilvl="0" w:tplc="3FE809AC">
      <w:start w:val="1"/>
      <w:numFmt w:val="decimal"/>
      <w:lvlText w:val="%1）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44">
    <w:nsid w:val="4416557F"/>
    <w:multiLevelType w:val="hybridMultilevel"/>
    <w:tmpl w:val="861AF6DE"/>
    <w:lvl w:ilvl="0" w:tplc="38AA5B0E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5">
    <w:nsid w:val="45FC1697"/>
    <w:multiLevelType w:val="hybridMultilevel"/>
    <w:tmpl w:val="9B22DDA2"/>
    <w:lvl w:ilvl="0" w:tplc="E830F82E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>
    <w:nsid w:val="49771CF7"/>
    <w:multiLevelType w:val="hybridMultilevel"/>
    <w:tmpl w:val="4F200C3E"/>
    <w:lvl w:ilvl="0" w:tplc="3FE809AC">
      <w:start w:val="1"/>
      <w:numFmt w:val="decimal"/>
      <w:lvlText w:val="%1）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47">
    <w:nsid w:val="4C2E32DA"/>
    <w:multiLevelType w:val="hybridMultilevel"/>
    <w:tmpl w:val="4566A722"/>
    <w:lvl w:ilvl="0" w:tplc="70968B58">
      <w:start w:val="1"/>
      <w:numFmt w:val="lowerLetter"/>
      <w:lvlText w:val="%1）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48">
    <w:nsid w:val="4C2F7122"/>
    <w:multiLevelType w:val="multilevel"/>
    <w:tmpl w:val="70BA1756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9">
    <w:nsid w:val="4C8013CB"/>
    <w:multiLevelType w:val="hybridMultilevel"/>
    <w:tmpl w:val="D0C0F3C4"/>
    <w:lvl w:ilvl="0" w:tplc="31FCE800">
      <w:start w:val="6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0">
    <w:nsid w:val="4C8B3680"/>
    <w:multiLevelType w:val="hybridMultilevel"/>
    <w:tmpl w:val="421A3D40"/>
    <w:lvl w:ilvl="0" w:tplc="6B0062EA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1">
    <w:nsid w:val="4CB92582"/>
    <w:multiLevelType w:val="hybridMultilevel"/>
    <w:tmpl w:val="579204C6"/>
    <w:lvl w:ilvl="0" w:tplc="5A525E00">
      <w:start w:val="1"/>
      <w:numFmt w:val="decimal"/>
      <w:lvlText w:val="%1."/>
      <w:lvlJc w:val="left"/>
      <w:pPr>
        <w:ind w:left="846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2">
    <w:nsid w:val="4E863DBE"/>
    <w:multiLevelType w:val="hybridMultilevel"/>
    <w:tmpl w:val="4F200C3E"/>
    <w:lvl w:ilvl="0" w:tplc="3FE809AC">
      <w:start w:val="1"/>
      <w:numFmt w:val="decimal"/>
      <w:lvlText w:val="%1）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53">
    <w:nsid w:val="5286289A"/>
    <w:multiLevelType w:val="multilevel"/>
    <w:tmpl w:val="75EC7688"/>
    <w:lvl w:ilvl="0">
      <w:start w:val="2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3"/>
      <w:numFmt w:val="decimal"/>
      <w:lvlText w:val="%2."/>
      <w:lvlJc w:val="left"/>
      <w:pPr>
        <w:ind w:left="993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4">
    <w:nsid w:val="56C932BD"/>
    <w:multiLevelType w:val="multilevel"/>
    <w:tmpl w:val="BD28236E"/>
    <w:lvl w:ilvl="0">
      <w:start w:val="2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3"/>
      <w:numFmt w:val="decimal"/>
      <w:lvlText w:val="%2."/>
      <w:lvlJc w:val="left"/>
      <w:pPr>
        <w:ind w:left="993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5">
    <w:nsid w:val="5810260C"/>
    <w:multiLevelType w:val="hybridMultilevel"/>
    <w:tmpl w:val="B7665E10"/>
    <w:lvl w:ilvl="0" w:tplc="04090011">
      <w:start w:val="1"/>
      <w:numFmt w:val="decimal"/>
      <w:lvlText w:val="%1)"/>
      <w:lvlJc w:val="left"/>
      <w:pPr>
        <w:ind w:left="1199" w:hanging="420"/>
      </w:pPr>
    </w:lvl>
    <w:lvl w:ilvl="1" w:tplc="04090019" w:tentative="1">
      <w:start w:val="1"/>
      <w:numFmt w:val="lowerLetter"/>
      <w:lvlText w:val="%2)"/>
      <w:lvlJc w:val="left"/>
      <w:pPr>
        <w:ind w:left="1619" w:hanging="420"/>
      </w:pPr>
    </w:lvl>
    <w:lvl w:ilvl="2" w:tplc="0409001B" w:tentative="1">
      <w:start w:val="1"/>
      <w:numFmt w:val="lowerRoman"/>
      <w:lvlText w:val="%3."/>
      <w:lvlJc w:val="right"/>
      <w:pPr>
        <w:ind w:left="2039" w:hanging="420"/>
      </w:pPr>
    </w:lvl>
    <w:lvl w:ilvl="3" w:tplc="0409000F" w:tentative="1">
      <w:start w:val="1"/>
      <w:numFmt w:val="decimal"/>
      <w:lvlText w:val="%4."/>
      <w:lvlJc w:val="left"/>
      <w:pPr>
        <w:ind w:left="2459" w:hanging="420"/>
      </w:pPr>
    </w:lvl>
    <w:lvl w:ilvl="4" w:tplc="04090019" w:tentative="1">
      <w:start w:val="1"/>
      <w:numFmt w:val="lowerLetter"/>
      <w:lvlText w:val="%5)"/>
      <w:lvlJc w:val="left"/>
      <w:pPr>
        <w:ind w:left="2879" w:hanging="420"/>
      </w:pPr>
    </w:lvl>
    <w:lvl w:ilvl="5" w:tplc="0409001B" w:tentative="1">
      <w:start w:val="1"/>
      <w:numFmt w:val="lowerRoman"/>
      <w:lvlText w:val="%6."/>
      <w:lvlJc w:val="right"/>
      <w:pPr>
        <w:ind w:left="3299" w:hanging="420"/>
      </w:pPr>
    </w:lvl>
    <w:lvl w:ilvl="6" w:tplc="0409000F" w:tentative="1">
      <w:start w:val="1"/>
      <w:numFmt w:val="decimal"/>
      <w:lvlText w:val="%7."/>
      <w:lvlJc w:val="left"/>
      <w:pPr>
        <w:ind w:left="3719" w:hanging="420"/>
      </w:pPr>
    </w:lvl>
    <w:lvl w:ilvl="7" w:tplc="04090019" w:tentative="1">
      <w:start w:val="1"/>
      <w:numFmt w:val="lowerLetter"/>
      <w:lvlText w:val="%8)"/>
      <w:lvlJc w:val="left"/>
      <w:pPr>
        <w:ind w:left="4139" w:hanging="420"/>
      </w:pPr>
    </w:lvl>
    <w:lvl w:ilvl="8" w:tplc="0409001B" w:tentative="1">
      <w:start w:val="1"/>
      <w:numFmt w:val="lowerRoman"/>
      <w:lvlText w:val="%9."/>
      <w:lvlJc w:val="right"/>
      <w:pPr>
        <w:ind w:left="4559" w:hanging="420"/>
      </w:pPr>
    </w:lvl>
  </w:abstractNum>
  <w:abstractNum w:abstractNumId="56">
    <w:nsid w:val="5E5C2DFB"/>
    <w:multiLevelType w:val="multilevel"/>
    <w:tmpl w:val="30E8B4AC"/>
    <w:lvl w:ilvl="0">
      <w:start w:val="2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3"/>
      <w:numFmt w:val="decimal"/>
      <w:lvlText w:val="%2."/>
      <w:lvlJc w:val="left"/>
      <w:pPr>
        <w:ind w:left="993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7">
    <w:nsid w:val="5E7200A4"/>
    <w:multiLevelType w:val="hybridMultilevel"/>
    <w:tmpl w:val="3070AD3E"/>
    <w:lvl w:ilvl="0" w:tplc="155E1176">
      <w:start w:val="5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8">
    <w:nsid w:val="628C507D"/>
    <w:multiLevelType w:val="multilevel"/>
    <w:tmpl w:val="0409001D"/>
    <w:styleLink w:val="10"/>
    <w:lvl w:ilvl="0">
      <w:start w:val="2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3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9">
    <w:nsid w:val="6438165F"/>
    <w:multiLevelType w:val="hybridMultilevel"/>
    <w:tmpl w:val="FDA093C4"/>
    <w:lvl w:ilvl="0" w:tplc="27F2DD30">
      <w:start w:val="3"/>
      <w:numFmt w:val="decimal"/>
      <w:lvlText w:val="%1.2"/>
      <w:lvlJc w:val="left"/>
      <w:pPr>
        <w:ind w:left="902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0">
    <w:nsid w:val="664D72E2"/>
    <w:multiLevelType w:val="hybridMultilevel"/>
    <w:tmpl w:val="86A4BBBC"/>
    <w:lvl w:ilvl="0" w:tplc="A47C91A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1">
    <w:nsid w:val="67447773"/>
    <w:multiLevelType w:val="multilevel"/>
    <w:tmpl w:val="78C24254"/>
    <w:lvl w:ilvl="0">
      <w:start w:val="2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2."/>
      <w:lvlJc w:val="left"/>
      <w:pPr>
        <w:ind w:left="993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2">
    <w:nsid w:val="67451E1F"/>
    <w:multiLevelType w:val="hybridMultilevel"/>
    <w:tmpl w:val="4F200C3E"/>
    <w:lvl w:ilvl="0" w:tplc="3FE809AC">
      <w:start w:val="1"/>
      <w:numFmt w:val="decimal"/>
      <w:lvlText w:val="%1）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63">
    <w:nsid w:val="68705597"/>
    <w:multiLevelType w:val="hybridMultilevel"/>
    <w:tmpl w:val="4F200C3E"/>
    <w:lvl w:ilvl="0" w:tplc="3FE809AC">
      <w:start w:val="1"/>
      <w:numFmt w:val="decimal"/>
      <w:lvlText w:val="%1）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64">
    <w:nsid w:val="6BE16538"/>
    <w:multiLevelType w:val="multilevel"/>
    <w:tmpl w:val="8B8E6AF8"/>
    <w:styleLink w:val="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2.1"/>
      <w:lvlJc w:val="left"/>
      <w:pPr>
        <w:ind w:left="993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5">
    <w:nsid w:val="6C3C75A9"/>
    <w:multiLevelType w:val="multilevel"/>
    <w:tmpl w:val="0409001D"/>
    <w:styleLink w:val="2"/>
    <w:lvl w:ilvl="0">
      <w:start w:val="3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6">
    <w:nsid w:val="6F793548"/>
    <w:multiLevelType w:val="multilevel"/>
    <w:tmpl w:val="DCA09F1E"/>
    <w:lvl w:ilvl="0">
      <w:start w:val="2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3"/>
      <w:numFmt w:val="decimal"/>
      <w:lvlText w:val="%2."/>
      <w:lvlJc w:val="left"/>
      <w:pPr>
        <w:ind w:left="993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7">
    <w:nsid w:val="6FAC6C2D"/>
    <w:multiLevelType w:val="hybridMultilevel"/>
    <w:tmpl w:val="B2BA1DE2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8">
    <w:nsid w:val="733B6EA8"/>
    <w:multiLevelType w:val="multilevel"/>
    <w:tmpl w:val="A3BCD6BC"/>
    <w:styleLink w:val="6"/>
    <w:lvl w:ilvl="0">
      <w:start w:val="3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2"/>
      <w:lvlJc w:val="left"/>
      <w:pPr>
        <w:ind w:left="993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9">
    <w:nsid w:val="749F58E9"/>
    <w:multiLevelType w:val="hybridMultilevel"/>
    <w:tmpl w:val="4F200C3E"/>
    <w:lvl w:ilvl="0" w:tplc="3FE809AC">
      <w:start w:val="1"/>
      <w:numFmt w:val="decimal"/>
      <w:lvlText w:val="%1）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70">
    <w:nsid w:val="74FD68A0"/>
    <w:multiLevelType w:val="hybridMultilevel"/>
    <w:tmpl w:val="1508478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1">
    <w:nsid w:val="7814733D"/>
    <w:multiLevelType w:val="multilevel"/>
    <w:tmpl w:val="70BA1756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72">
    <w:nsid w:val="7838464D"/>
    <w:multiLevelType w:val="multilevel"/>
    <w:tmpl w:val="C7CEE4BA"/>
    <w:styleLink w:val="5"/>
    <w:lvl w:ilvl="0">
      <w:start w:val="3"/>
      <w:numFmt w:val="decimal"/>
      <w:lvlText w:val="%1.2"/>
      <w:lvlJc w:val="left"/>
      <w:pPr>
        <w:ind w:left="993" w:hanging="567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3">
    <w:nsid w:val="7C41183A"/>
    <w:multiLevelType w:val="hybridMultilevel"/>
    <w:tmpl w:val="42C29B7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4">
    <w:nsid w:val="7CBF7926"/>
    <w:multiLevelType w:val="multilevel"/>
    <w:tmpl w:val="78C24254"/>
    <w:lvl w:ilvl="0">
      <w:start w:val="2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2."/>
      <w:lvlJc w:val="left"/>
      <w:pPr>
        <w:ind w:left="993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5">
    <w:nsid w:val="7D626895"/>
    <w:multiLevelType w:val="multilevel"/>
    <w:tmpl w:val="AFE0B57C"/>
    <w:lvl w:ilvl="0">
      <w:start w:val="2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3"/>
      <w:numFmt w:val="decimal"/>
      <w:lvlText w:val="%2."/>
      <w:lvlJc w:val="left"/>
      <w:pPr>
        <w:ind w:left="993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6">
    <w:nsid w:val="7EF9781B"/>
    <w:multiLevelType w:val="hybridMultilevel"/>
    <w:tmpl w:val="24BEE514"/>
    <w:lvl w:ilvl="0" w:tplc="5CFC9052">
      <w:start w:val="6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77">
    <w:nsid w:val="7F04020A"/>
    <w:multiLevelType w:val="hybridMultilevel"/>
    <w:tmpl w:val="0EE4AA6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>
      <w:start w:val="1"/>
      <w:numFmt w:val="lowerLetter"/>
      <w:lvlText w:val="%5)"/>
      <w:lvlJc w:val="left"/>
      <w:pPr>
        <w:ind w:left="2520" w:hanging="420"/>
      </w:pPr>
    </w:lvl>
    <w:lvl w:ilvl="5" w:tplc="0409001B">
      <w:start w:val="1"/>
      <w:numFmt w:val="lowerRoman"/>
      <w:lvlText w:val="%6."/>
      <w:lvlJc w:val="right"/>
      <w:pPr>
        <w:ind w:left="2940" w:hanging="420"/>
      </w:pPr>
    </w:lvl>
    <w:lvl w:ilvl="6" w:tplc="0409000F">
      <w:start w:val="1"/>
      <w:numFmt w:val="decimal"/>
      <w:lvlText w:val="%7."/>
      <w:lvlJc w:val="left"/>
      <w:pPr>
        <w:ind w:left="3360" w:hanging="420"/>
      </w:pPr>
    </w:lvl>
    <w:lvl w:ilvl="7" w:tplc="04090019">
      <w:start w:val="1"/>
      <w:numFmt w:val="lowerLetter"/>
      <w:lvlText w:val="%8)"/>
      <w:lvlJc w:val="left"/>
      <w:pPr>
        <w:ind w:left="3780" w:hanging="420"/>
      </w:pPr>
    </w:lvl>
    <w:lvl w:ilvl="8" w:tplc="0409001B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5"/>
  </w:num>
  <w:num w:numId="2">
    <w:abstractNumId w:val="12"/>
  </w:num>
  <w:num w:numId="3">
    <w:abstractNumId w:val="58"/>
  </w:num>
  <w:num w:numId="4">
    <w:abstractNumId w:val="65"/>
  </w:num>
  <w:num w:numId="5">
    <w:abstractNumId w:val="14"/>
  </w:num>
  <w:num w:numId="6">
    <w:abstractNumId w:val="64"/>
  </w:num>
  <w:num w:numId="7">
    <w:abstractNumId w:val="72"/>
  </w:num>
  <w:num w:numId="8">
    <w:abstractNumId w:val="68"/>
  </w:num>
  <w:num w:numId="9">
    <w:abstractNumId w:val="41"/>
  </w:num>
  <w:num w:numId="10">
    <w:abstractNumId w:val="36"/>
  </w:num>
  <w:num w:numId="11">
    <w:abstractNumId w:val="39"/>
  </w:num>
  <w:num w:numId="12">
    <w:abstractNumId w:val="3"/>
  </w:num>
  <w:num w:numId="13">
    <w:abstractNumId w:val="0"/>
  </w:num>
  <w:num w:numId="14">
    <w:abstractNumId w:val="59"/>
  </w:num>
  <w:num w:numId="15">
    <w:abstractNumId w:val="26"/>
  </w:num>
  <w:num w:numId="16">
    <w:abstractNumId w:val="28"/>
  </w:num>
  <w:num w:numId="17">
    <w:abstractNumId w:val="2"/>
  </w:num>
  <w:num w:numId="18">
    <w:abstractNumId w:val="7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48"/>
  </w:num>
  <w:num w:numId="20">
    <w:abstractNumId w:val="7"/>
  </w:num>
  <w:num w:numId="21">
    <w:abstractNumId w:val="23"/>
  </w:num>
  <w:num w:numId="22">
    <w:abstractNumId w:val="67"/>
  </w:num>
  <w:num w:numId="23">
    <w:abstractNumId w:val="6"/>
  </w:num>
  <w:num w:numId="24">
    <w:abstractNumId w:val="27"/>
  </w:num>
  <w:num w:numId="25">
    <w:abstractNumId w:val="1"/>
  </w:num>
  <w:num w:numId="26">
    <w:abstractNumId w:val="71"/>
  </w:num>
  <w:num w:numId="27">
    <w:abstractNumId w:val="73"/>
  </w:num>
  <w:num w:numId="28">
    <w:abstractNumId w:val="40"/>
  </w:num>
  <w:num w:numId="29">
    <w:abstractNumId w:val="70"/>
  </w:num>
  <w:num w:numId="30">
    <w:abstractNumId w:val="15"/>
  </w:num>
  <w:num w:numId="31">
    <w:abstractNumId w:val="24"/>
  </w:num>
  <w:num w:numId="32">
    <w:abstractNumId w:val="77"/>
  </w:num>
  <w:num w:numId="33">
    <w:abstractNumId w:val="51"/>
  </w:num>
  <w:num w:numId="34">
    <w:abstractNumId w:val="42"/>
  </w:num>
  <w:num w:numId="35">
    <w:abstractNumId w:val="4"/>
  </w:num>
  <w:num w:numId="36">
    <w:abstractNumId w:val="54"/>
  </w:num>
  <w:num w:numId="37">
    <w:abstractNumId w:val="75"/>
  </w:num>
  <w:num w:numId="38">
    <w:abstractNumId w:val="66"/>
  </w:num>
  <w:num w:numId="39">
    <w:abstractNumId w:val="53"/>
  </w:num>
  <w:num w:numId="40">
    <w:abstractNumId w:val="56"/>
  </w:num>
  <w:num w:numId="41">
    <w:abstractNumId w:val="37"/>
  </w:num>
  <w:num w:numId="42">
    <w:abstractNumId w:val="20"/>
  </w:num>
  <w:num w:numId="43">
    <w:abstractNumId w:val="8"/>
  </w:num>
  <w:num w:numId="44">
    <w:abstractNumId w:val="57"/>
  </w:num>
  <w:num w:numId="45">
    <w:abstractNumId w:val="49"/>
  </w:num>
  <w:num w:numId="46">
    <w:abstractNumId w:val="76"/>
  </w:num>
  <w:num w:numId="47">
    <w:abstractNumId w:val="50"/>
  </w:num>
  <w:num w:numId="48">
    <w:abstractNumId w:val="25"/>
  </w:num>
  <w:num w:numId="49">
    <w:abstractNumId w:val="38"/>
  </w:num>
  <w:num w:numId="50">
    <w:abstractNumId w:val="18"/>
  </w:num>
  <w:num w:numId="51">
    <w:abstractNumId w:val="45"/>
  </w:num>
  <w:num w:numId="52">
    <w:abstractNumId w:val="16"/>
  </w:num>
  <w:num w:numId="53">
    <w:abstractNumId w:val="74"/>
  </w:num>
  <w:num w:numId="5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>
    <w:abstractNumId w:val="35"/>
  </w:num>
  <w:num w:numId="56">
    <w:abstractNumId w:val="33"/>
  </w:num>
  <w:num w:numId="57">
    <w:abstractNumId w:val="61"/>
  </w:num>
  <w:num w:numId="58">
    <w:abstractNumId w:val="34"/>
  </w:num>
  <w:num w:numId="59">
    <w:abstractNumId w:val="30"/>
  </w:num>
  <w:num w:numId="60">
    <w:abstractNumId w:val="44"/>
  </w:num>
  <w:num w:numId="61">
    <w:abstractNumId w:val="60"/>
  </w:num>
  <w:num w:numId="62">
    <w:abstractNumId w:val="55"/>
  </w:num>
  <w:num w:numId="63">
    <w:abstractNumId w:val="19"/>
  </w:num>
  <w:num w:numId="64">
    <w:abstractNumId w:val="11"/>
  </w:num>
  <w:num w:numId="65">
    <w:abstractNumId w:val="29"/>
  </w:num>
  <w:num w:numId="66">
    <w:abstractNumId w:val="47"/>
  </w:num>
  <w:num w:numId="67">
    <w:abstractNumId w:val="63"/>
  </w:num>
  <w:num w:numId="68">
    <w:abstractNumId w:val="9"/>
  </w:num>
  <w:num w:numId="69">
    <w:abstractNumId w:val="31"/>
  </w:num>
  <w:num w:numId="70">
    <w:abstractNumId w:val="69"/>
  </w:num>
  <w:num w:numId="71">
    <w:abstractNumId w:val="22"/>
  </w:num>
  <w:num w:numId="7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>
    <w:abstractNumId w:val="13"/>
  </w:num>
  <w:num w:numId="74">
    <w:abstractNumId w:val="43"/>
  </w:num>
  <w:num w:numId="75">
    <w:abstractNumId w:val="21"/>
  </w:num>
  <w:num w:numId="76">
    <w:abstractNumId w:val="46"/>
  </w:num>
  <w:num w:numId="77">
    <w:abstractNumId w:val="62"/>
  </w:num>
  <w:num w:numId="78">
    <w:abstractNumId w:val="32"/>
  </w:num>
  <w:num w:numId="79">
    <w:abstractNumId w:val="17"/>
  </w:num>
  <w:num w:numId="80">
    <w:abstractNumId w:val="52"/>
  </w:num>
  <w:numIdMacAtCleanup w:val="73"/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ECC运维_鹏龙">
    <w15:presenceInfo w15:providerId="None" w15:userId="ECC运维_鹏龙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doNotDisplayPageBoundaries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7AFB"/>
    <w:rsid w:val="00002B58"/>
    <w:rsid w:val="00002F42"/>
    <w:rsid w:val="000140D9"/>
    <w:rsid w:val="00015C3A"/>
    <w:rsid w:val="00024F8E"/>
    <w:rsid w:val="000572DF"/>
    <w:rsid w:val="00064352"/>
    <w:rsid w:val="00071016"/>
    <w:rsid w:val="00082241"/>
    <w:rsid w:val="000A1F3D"/>
    <w:rsid w:val="000A792B"/>
    <w:rsid w:val="000B034D"/>
    <w:rsid w:val="000B523B"/>
    <w:rsid w:val="000F19B7"/>
    <w:rsid w:val="001128F5"/>
    <w:rsid w:val="00135A47"/>
    <w:rsid w:val="001366FE"/>
    <w:rsid w:val="00171756"/>
    <w:rsid w:val="001B3792"/>
    <w:rsid w:val="001D6C17"/>
    <w:rsid w:val="001E37EE"/>
    <w:rsid w:val="001E5D4E"/>
    <w:rsid w:val="001F25F3"/>
    <w:rsid w:val="002005A3"/>
    <w:rsid w:val="002232BB"/>
    <w:rsid w:val="00240E04"/>
    <w:rsid w:val="0024230D"/>
    <w:rsid w:val="00247E3D"/>
    <w:rsid w:val="00255AE8"/>
    <w:rsid w:val="0026121F"/>
    <w:rsid w:val="00262301"/>
    <w:rsid w:val="002720DA"/>
    <w:rsid w:val="0028781C"/>
    <w:rsid w:val="00287D13"/>
    <w:rsid w:val="00292817"/>
    <w:rsid w:val="00294754"/>
    <w:rsid w:val="0029526D"/>
    <w:rsid w:val="002A6216"/>
    <w:rsid w:val="002B0A86"/>
    <w:rsid w:val="002D2DA1"/>
    <w:rsid w:val="002E4D80"/>
    <w:rsid w:val="002E5F4C"/>
    <w:rsid w:val="003064D7"/>
    <w:rsid w:val="00326D64"/>
    <w:rsid w:val="003563D0"/>
    <w:rsid w:val="003910EB"/>
    <w:rsid w:val="003955DA"/>
    <w:rsid w:val="003B2068"/>
    <w:rsid w:val="003D275D"/>
    <w:rsid w:val="003E7F4B"/>
    <w:rsid w:val="0041276E"/>
    <w:rsid w:val="00415A90"/>
    <w:rsid w:val="00431BB9"/>
    <w:rsid w:val="00431F66"/>
    <w:rsid w:val="0043285F"/>
    <w:rsid w:val="00437428"/>
    <w:rsid w:val="0045430A"/>
    <w:rsid w:val="00470B7F"/>
    <w:rsid w:val="00490033"/>
    <w:rsid w:val="0049095A"/>
    <w:rsid w:val="0049539C"/>
    <w:rsid w:val="004974C9"/>
    <w:rsid w:val="004A6439"/>
    <w:rsid w:val="004E22AD"/>
    <w:rsid w:val="004E785D"/>
    <w:rsid w:val="00503E3F"/>
    <w:rsid w:val="005133D0"/>
    <w:rsid w:val="00523CB1"/>
    <w:rsid w:val="00546D9C"/>
    <w:rsid w:val="00566B60"/>
    <w:rsid w:val="00572E18"/>
    <w:rsid w:val="0058327C"/>
    <w:rsid w:val="00590305"/>
    <w:rsid w:val="00592F81"/>
    <w:rsid w:val="005A0589"/>
    <w:rsid w:val="005C32FE"/>
    <w:rsid w:val="005C754B"/>
    <w:rsid w:val="005C7AFB"/>
    <w:rsid w:val="005D644A"/>
    <w:rsid w:val="005E081D"/>
    <w:rsid w:val="005E792B"/>
    <w:rsid w:val="005F0902"/>
    <w:rsid w:val="006148BB"/>
    <w:rsid w:val="00635345"/>
    <w:rsid w:val="0066742F"/>
    <w:rsid w:val="00680CEE"/>
    <w:rsid w:val="006911E3"/>
    <w:rsid w:val="00693205"/>
    <w:rsid w:val="006A0D7B"/>
    <w:rsid w:val="006A6ED8"/>
    <w:rsid w:val="006B23E6"/>
    <w:rsid w:val="006B5776"/>
    <w:rsid w:val="006C4F27"/>
    <w:rsid w:val="006C55F3"/>
    <w:rsid w:val="006D4F47"/>
    <w:rsid w:val="006E5E73"/>
    <w:rsid w:val="006F7392"/>
    <w:rsid w:val="00706044"/>
    <w:rsid w:val="00712BD1"/>
    <w:rsid w:val="00715BB8"/>
    <w:rsid w:val="00715C2B"/>
    <w:rsid w:val="007257E3"/>
    <w:rsid w:val="0074429C"/>
    <w:rsid w:val="007443E5"/>
    <w:rsid w:val="0074468F"/>
    <w:rsid w:val="0078212E"/>
    <w:rsid w:val="00786626"/>
    <w:rsid w:val="00793E19"/>
    <w:rsid w:val="007952E8"/>
    <w:rsid w:val="007B3C2E"/>
    <w:rsid w:val="007B68B0"/>
    <w:rsid w:val="007E1016"/>
    <w:rsid w:val="007F3E83"/>
    <w:rsid w:val="008058DE"/>
    <w:rsid w:val="00814A10"/>
    <w:rsid w:val="0082292E"/>
    <w:rsid w:val="00824C83"/>
    <w:rsid w:val="00856D5C"/>
    <w:rsid w:val="00873770"/>
    <w:rsid w:val="00877794"/>
    <w:rsid w:val="00885BDF"/>
    <w:rsid w:val="00894FB1"/>
    <w:rsid w:val="008A5314"/>
    <w:rsid w:val="008D0A49"/>
    <w:rsid w:val="008D1CC2"/>
    <w:rsid w:val="008E6704"/>
    <w:rsid w:val="00906C27"/>
    <w:rsid w:val="00913296"/>
    <w:rsid w:val="00947897"/>
    <w:rsid w:val="0095440D"/>
    <w:rsid w:val="00967259"/>
    <w:rsid w:val="00993B51"/>
    <w:rsid w:val="00997D4E"/>
    <w:rsid w:val="009A03F2"/>
    <w:rsid w:val="009F345F"/>
    <w:rsid w:val="009F5BE2"/>
    <w:rsid w:val="00A047F3"/>
    <w:rsid w:val="00A05730"/>
    <w:rsid w:val="00A05BCD"/>
    <w:rsid w:val="00A166B0"/>
    <w:rsid w:val="00A2212E"/>
    <w:rsid w:val="00A3149E"/>
    <w:rsid w:val="00A33FC8"/>
    <w:rsid w:val="00A42D55"/>
    <w:rsid w:val="00A506F4"/>
    <w:rsid w:val="00A523BC"/>
    <w:rsid w:val="00A54BC3"/>
    <w:rsid w:val="00A63828"/>
    <w:rsid w:val="00A75CAD"/>
    <w:rsid w:val="00A778DB"/>
    <w:rsid w:val="00A84750"/>
    <w:rsid w:val="00A86673"/>
    <w:rsid w:val="00A876A0"/>
    <w:rsid w:val="00AA1E3D"/>
    <w:rsid w:val="00AA33C7"/>
    <w:rsid w:val="00AA6899"/>
    <w:rsid w:val="00AC390B"/>
    <w:rsid w:val="00AD56F5"/>
    <w:rsid w:val="00AE7E31"/>
    <w:rsid w:val="00AF2487"/>
    <w:rsid w:val="00B2011F"/>
    <w:rsid w:val="00B214AE"/>
    <w:rsid w:val="00B5096B"/>
    <w:rsid w:val="00B84A90"/>
    <w:rsid w:val="00BB22E6"/>
    <w:rsid w:val="00BB3224"/>
    <w:rsid w:val="00BC3595"/>
    <w:rsid w:val="00BD6671"/>
    <w:rsid w:val="00C11CCD"/>
    <w:rsid w:val="00C22414"/>
    <w:rsid w:val="00C33968"/>
    <w:rsid w:val="00C360F3"/>
    <w:rsid w:val="00C422CF"/>
    <w:rsid w:val="00C46C82"/>
    <w:rsid w:val="00C75916"/>
    <w:rsid w:val="00C823C7"/>
    <w:rsid w:val="00C91DE6"/>
    <w:rsid w:val="00C95CAA"/>
    <w:rsid w:val="00CA1457"/>
    <w:rsid w:val="00CA5650"/>
    <w:rsid w:val="00CB1548"/>
    <w:rsid w:val="00CB5821"/>
    <w:rsid w:val="00CC3C7B"/>
    <w:rsid w:val="00CD68FB"/>
    <w:rsid w:val="00CE304F"/>
    <w:rsid w:val="00D36916"/>
    <w:rsid w:val="00D46464"/>
    <w:rsid w:val="00D50E60"/>
    <w:rsid w:val="00D510FB"/>
    <w:rsid w:val="00D622E0"/>
    <w:rsid w:val="00D853BC"/>
    <w:rsid w:val="00DA26D0"/>
    <w:rsid w:val="00DC76C4"/>
    <w:rsid w:val="00DD55F5"/>
    <w:rsid w:val="00DF0976"/>
    <w:rsid w:val="00DF0F93"/>
    <w:rsid w:val="00DF347F"/>
    <w:rsid w:val="00E0513D"/>
    <w:rsid w:val="00E36E23"/>
    <w:rsid w:val="00E52588"/>
    <w:rsid w:val="00E933C7"/>
    <w:rsid w:val="00EA5BC1"/>
    <w:rsid w:val="00ED1D03"/>
    <w:rsid w:val="00ED60AC"/>
    <w:rsid w:val="00EE105B"/>
    <w:rsid w:val="00EE34B0"/>
    <w:rsid w:val="00EF72B8"/>
    <w:rsid w:val="00F00B59"/>
    <w:rsid w:val="00F05DFD"/>
    <w:rsid w:val="00F50787"/>
    <w:rsid w:val="00F70E40"/>
    <w:rsid w:val="00F9178C"/>
    <w:rsid w:val="00F92A9C"/>
    <w:rsid w:val="00F93754"/>
    <w:rsid w:val="00FA16C7"/>
    <w:rsid w:val="00FC3B54"/>
    <w:rsid w:val="00FC78D3"/>
    <w:rsid w:val="00FD72E8"/>
    <w:rsid w:val="00FE5A95"/>
    <w:rsid w:val="00FF3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."/>
  <w:listSeparator w:val=","/>
  <w15:docId w15:val="{3581F3B7-AE9F-455C-83DA-33F21459E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15BB8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9F345F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0">
    <w:name w:val="heading 2"/>
    <w:basedOn w:val="a"/>
    <w:next w:val="a"/>
    <w:link w:val="2Char"/>
    <w:unhideWhenUsed/>
    <w:qFormat/>
    <w:rsid w:val="009F345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0">
    <w:name w:val="heading 3"/>
    <w:aliases w:val="标题 3 Char1,标题 3 Char Char"/>
    <w:basedOn w:val="a"/>
    <w:next w:val="a"/>
    <w:link w:val="3Char"/>
    <w:unhideWhenUsed/>
    <w:qFormat/>
    <w:rsid w:val="009F345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0">
    <w:name w:val="heading 4"/>
    <w:basedOn w:val="a"/>
    <w:next w:val="a"/>
    <w:link w:val="4Char"/>
    <w:unhideWhenUsed/>
    <w:qFormat/>
    <w:rsid w:val="009F345F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0">
    <w:name w:val="heading 5"/>
    <w:basedOn w:val="a"/>
    <w:next w:val="a"/>
    <w:link w:val="5Char"/>
    <w:unhideWhenUsed/>
    <w:qFormat/>
    <w:rsid w:val="00292817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0">
    <w:name w:val="heading 6"/>
    <w:basedOn w:val="a"/>
    <w:next w:val="a"/>
    <w:link w:val="6Char"/>
    <w:unhideWhenUsed/>
    <w:qFormat/>
    <w:rsid w:val="009F345F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F34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F345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F34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F345F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9F345F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0"/>
    <w:uiPriority w:val="9"/>
    <w:rsid w:val="009F345F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aliases w:val="标题 3 Char1 Char,标题 3 Char Char Char"/>
    <w:basedOn w:val="a0"/>
    <w:link w:val="30"/>
    <w:uiPriority w:val="9"/>
    <w:rsid w:val="009F345F"/>
    <w:rPr>
      <w:b/>
      <w:bCs/>
      <w:sz w:val="32"/>
      <w:szCs w:val="32"/>
    </w:rPr>
  </w:style>
  <w:style w:type="character" w:customStyle="1" w:styleId="4Char">
    <w:name w:val="标题 4 Char"/>
    <w:basedOn w:val="a0"/>
    <w:link w:val="40"/>
    <w:uiPriority w:val="9"/>
    <w:semiHidden/>
    <w:rsid w:val="009F345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6Char">
    <w:name w:val="标题 6 Char"/>
    <w:basedOn w:val="a0"/>
    <w:link w:val="60"/>
    <w:uiPriority w:val="9"/>
    <w:semiHidden/>
    <w:rsid w:val="009F345F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9F345F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</w:rPr>
  </w:style>
  <w:style w:type="paragraph" w:styleId="a5">
    <w:name w:val="Balloon Text"/>
    <w:basedOn w:val="a"/>
    <w:link w:val="Char1"/>
    <w:uiPriority w:val="99"/>
    <w:semiHidden/>
    <w:unhideWhenUsed/>
    <w:rsid w:val="009F345F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F345F"/>
    <w:rPr>
      <w:sz w:val="18"/>
      <w:szCs w:val="18"/>
    </w:rPr>
  </w:style>
  <w:style w:type="paragraph" w:styleId="a6">
    <w:name w:val="List Paragraph"/>
    <w:aliases w:val="业务规则操作数据,List Paragraph1,List Paragraph11,lp1,List Paragraph2"/>
    <w:basedOn w:val="a"/>
    <w:link w:val="Char2"/>
    <w:uiPriority w:val="34"/>
    <w:qFormat/>
    <w:rsid w:val="009F345F"/>
    <w:pPr>
      <w:ind w:firstLineChars="200" w:firstLine="420"/>
    </w:pPr>
  </w:style>
  <w:style w:type="paragraph" w:styleId="21">
    <w:name w:val="toc 2"/>
    <w:basedOn w:val="a"/>
    <w:next w:val="a"/>
    <w:autoRedefine/>
    <w:uiPriority w:val="39"/>
    <w:unhideWhenUsed/>
    <w:qFormat/>
    <w:rsid w:val="009F345F"/>
    <w:pPr>
      <w:widowControl/>
      <w:spacing w:after="100" w:line="276" w:lineRule="auto"/>
      <w:ind w:left="220"/>
      <w:jc w:val="left"/>
    </w:pPr>
    <w:rPr>
      <w:kern w:val="0"/>
      <w:sz w:val="22"/>
    </w:rPr>
  </w:style>
  <w:style w:type="paragraph" w:styleId="11">
    <w:name w:val="toc 1"/>
    <w:basedOn w:val="a"/>
    <w:next w:val="a"/>
    <w:autoRedefine/>
    <w:uiPriority w:val="39"/>
    <w:unhideWhenUsed/>
    <w:qFormat/>
    <w:rsid w:val="009F345F"/>
    <w:pPr>
      <w:widowControl/>
      <w:spacing w:after="100" w:line="276" w:lineRule="auto"/>
      <w:jc w:val="left"/>
    </w:pPr>
    <w:rPr>
      <w:kern w:val="0"/>
      <w:sz w:val="22"/>
    </w:rPr>
  </w:style>
  <w:style w:type="paragraph" w:styleId="31">
    <w:name w:val="toc 3"/>
    <w:basedOn w:val="a"/>
    <w:next w:val="a"/>
    <w:autoRedefine/>
    <w:uiPriority w:val="39"/>
    <w:unhideWhenUsed/>
    <w:qFormat/>
    <w:rsid w:val="009F345F"/>
    <w:pPr>
      <w:widowControl/>
      <w:spacing w:after="100" w:line="276" w:lineRule="auto"/>
      <w:ind w:left="440"/>
      <w:jc w:val="left"/>
    </w:pPr>
    <w:rPr>
      <w:kern w:val="0"/>
      <w:sz w:val="22"/>
    </w:rPr>
  </w:style>
  <w:style w:type="character" w:styleId="a7">
    <w:name w:val="Hyperlink"/>
    <w:basedOn w:val="a0"/>
    <w:uiPriority w:val="99"/>
    <w:unhideWhenUsed/>
    <w:rsid w:val="009F345F"/>
    <w:rPr>
      <w:color w:val="0563C1" w:themeColor="hyperlink"/>
      <w:u w:val="single"/>
    </w:rPr>
  </w:style>
  <w:style w:type="numbering" w:customStyle="1" w:styleId="10">
    <w:name w:val="样式1"/>
    <w:uiPriority w:val="99"/>
    <w:rsid w:val="009F345F"/>
    <w:pPr>
      <w:numPr>
        <w:numId w:val="3"/>
      </w:numPr>
    </w:pPr>
  </w:style>
  <w:style w:type="numbering" w:customStyle="1" w:styleId="2">
    <w:name w:val="样式2"/>
    <w:uiPriority w:val="99"/>
    <w:rsid w:val="009F345F"/>
    <w:pPr>
      <w:numPr>
        <w:numId w:val="4"/>
      </w:numPr>
    </w:pPr>
  </w:style>
  <w:style w:type="numbering" w:customStyle="1" w:styleId="3">
    <w:name w:val="样式3"/>
    <w:uiPriority w:val="99"/>
    <w:rsid w:val="009F345F"/>
    <w:pPr>
      <w:numPr>
        <w:numId w:val="5"/>
      </w:numPr>
    </w:pPr>
  </w:style>
  <w:style w:type="numbering" w:customStyle="1" w:styleId="4">
    <w:name w:val="样式4"/>
    <w:uiPriority w:val="99"/>
    <w:rsid w:val="009F345F"/>
    <w:pPr>
      <w:numPr>
        <w:numId w:val="6"/>
      </w:numPr>
    </w:pPr>
  </w:style>
  <w:style w:type="numbering" w:customStyle="1" w:styleId="5">
    <w:name w:val="样式5"/>
    <w:uiPriority w:val="99"/>
    <w:rsid w:val="009F345F"/>
    <w:pPr>
      <w:numPr>
        <w:numId w:val="7"/>
      </w:numPr>
    </w:pPr>
  </w:style>
  <w:style w:type="numbering" w:customStyle="1" w:styleId="6">
    <w:name w:val="样式6"/>
    <w:uiPriority w:val="99"/>
    <w:rsid w:val="009F345F"/>
    <w:pPr>
      <w:numPr>
        <w:numId w:val="8"/>
      </w:numPr>
    </w:pPr>
  </w:style>
  <w:style w:type="paragraph" w:styleId="a8">
    <w:name w:val="No Spacing"/>
    <w:uiPriority w:val="1"/>
    <w:qFormat/>
    <w:rsid w:val="009F345F"/>
    <w:pPr>
      <w:widowControl w:val="0"/>
      <w:jc w:val="both"/>
    </w:pPr>
  </w:style>
  <w:style w:type="paragraph" w:customStyle="1" w:styleId="RevisionHistory">
    <w:name w:val="Revision History"/>
    <w:rsid w:val="009F345F"/>
    <w:pPr>
      <w:shd w:val="pct10" w:color="auto" w:fill="auto"/>
      <w:tabs>
        <w:tab w:val="left" w:pos="540"/>
      </w:tabs>
      <w:spacing w:after="120"/>
    </w:pPr>
    <w:rPr>
      <w:rFonts w:ascii="Arial" w:eastAsia="宋体" w:hAnsi="Arial" w:cs="Times New Roman"/>
      <w:b/>
      <w:kern w:val="0"/>
      <w:sz w:val="28"/>
      <w:szCs w:val="20"/>
      <w:lang w:eastAsia="en-US"/>
    </w:rPr>
  </w:style>
  <w:style w:type="character" w:styleId="a9">
    <w:name w:val="annotation reference"/>
    <w:basedOn w:val="a0"/>
    <w:uiPriority w:val="99"/>
    <w:semiHidden/>
    <w:unhideWhenUsed/>
    <w:rsid w:val="009F345F"/>
    <w:rPr>
      <w:sz w:val="21"/>
      <w:szCs w:val="21"/>
    </w:rPr>
  </w:style>
  <w:style w:type="paragraph" w:styleId="aa">
    <w:name w:val="annotation text"/>
    <w:basedOn w:val="a"/>
    <w:link w:val="Char3"/>
    <w:uiPriority w:val="99"/>
    <w:semiHidden/>
    <w:unhideWhenUsed/>
    <w:rsid w:val="009F345F"/>
    <w:pPr>
      <w:spacing w:line="360" w:lineRule="auto"/>
      <w:jc w:val="left"/>
    </w:pPr>
    <w:rPr>
      <w:rFonts w:ascii="Times New Roman" w:eastAsia="宋体" w:hAnsi="Times New Roman" w:cs="Times New Roman"/>
      <w:sz w:val="24"/>
      <w:szCs w:val="24"/>
    </w:rPr>
  </w:style>
  <w:style w:type="character" w:customStyle="1" w:styleId="Char3">
    <w:name w:val="批注文字 Char"/>
    <w:basedOn w:val="a0"/>
    <w:link w:val="aa"/>
    <w:uiPriority w:val="99"/>
    <w:semiHidden/>
    <w:rsid w:val="009F345F"/>
    <w:rPr>
      <w:rFonts w:ascii="Times New Roman" w:eastAsia="宋体" w:hAnsi="Times New Roman" w:cs="Times New Roman"/>
      <w:sz w:val="24"/>
      <w:szCs w:val="24"/>
    </w:rPr>
  </w:style>
  <w:style w:type="table" w:styleId="ab">
    <w:name w:val="Table Grid"/>
    <w:basedOn w:val="a1"/>
    <w:uiPriority w:val="59"/>
    <w:rsid w:val="009F345F"/>
    <w:rPr>
      <w:rFonts w:eastAsia="Times New Roman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Char">
    <w:name w:val="标题 5 Char"/>
    <w:basedOn w:val="a0"/>
    <w:link w:val="50"/>
    <w:uiPriority w:val="9"/>
    <w:semiHidden/>
    <w:rsid w:val="00292817"/>
    <w:rPr>
      <w:b/>
      <w:bCs/>
      <w:sz w:val="28"/>
      <w:szCs w:val="28"/>
    </w:rPr>
  </w:style>
  <w:style w:type="character" w:customStyle="1" w:styleId="Char2">
    <w:name w:val="列出段落 Char"/>
    <w:aliases w:val="业务规则操作数据 Char,List Paragraph1 Char,List Paragraph11 Char,lp1 Char,List Paragraph2 Char"/>
    <w:link w:val="a6"/>
    <w:uiPriority w:val="34"/>
    <w:qFormat/>
    <w:rsid w:val="002928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04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9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8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3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0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control" Target="activeX/activeX3.xml"/><Relationship Id="rId18" Type="http://schemas.openxmlformats.org/officeDocument/2006/relationships/image" Target="media/image7.jpe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image" Target="media/image6.jpe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41" Type="http://schemas.openxmlformats.org/officeDocument/2006/relationships/image" Target="media/image3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ntrol" Target="activeX/activeX2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5" Type="http://schemas.openxmlformats.org/officeDocument/2006/relationships/webSettings" Target="webSettings.xml"/><Relationship Id="rId15" Type="http://schemas.openxmlformats.org/officeDocument/2006/relationships/control" Target="activeX/activeX4.xml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image" Target="media/image2.wmf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control" Target="activeX/activeX1.xml"/><Relationship Id="rId14" Type="http://schemas.openxmlformats.org/officeDocument/2006/relationships/image" Target="media/image4.wmf"/><Relationship Id="rId22" Type="http://schemas.openxmlformats.org/officeDocument/2006/relationships/image" Target="media/image11.png"/><Relationship Id="rId27" Type="http://schemas.openxmlformats.org/officeDocument/2006/relationships/image" Target="media/image16.jpeg"/><Relationship Id="rId30" Type="http://schemas.openxmlformats.org/officeDocument/2006/relationships/image" Target="media/image19.png"/><Relationship Id="rId35" Type="http://schemas.openxmlformats.org/officeDocument/2006/relationships/image" Target="media/image24.JPG"/><Relationship Id="rId43" Type="http://schemas.microsoft.com/office/2011/relationships/people" Target="peop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activeX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DD9198-7E42-4C25-9F1C-AAB9CB5298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748</TotalTime>
  <Pages>33</Pages>
  <Words>2188</Words>
  <Characters>12472</Characters>
  <Application>Microsoft Office Word</Application>
  <DocSecurity>0</DocSecurity>
  <Lines>103</Lines>
  <Paragraphs>29</Paragraphs>
  <ScaleCrop>false</ScaleCrop>
  <Company/>
  <LinksUpToDate>false</LinksUpToDate>
  <CharactersWithSpaces>14631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李帅旗</dc:creator>
  <cp:lastModifiedBy>ECC运维_鹏龙</cp:lastModifiedBy>
  <cp:revision>148</cp:revision>
  <dcterms:created xsi:type="dcterms:W3CDTF">2021-03-23T09:46:00Z</dcterms:created>
  <dcterms:modified xsi:type="dcterms:W3CDTF">2021-07-28T09:36:00Z</dcterms:modified>
</cp:coreProperties>
</file>